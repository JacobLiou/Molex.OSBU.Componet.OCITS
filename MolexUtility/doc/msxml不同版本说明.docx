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我参与了</w:t>
      </w:r>
      <w:r w:rsidRPr="001947FA">
        <w:rPr>
          <w:rFonts w:ascii="Arial" w:eastAsia="Times New Roman" w:hAnsi="Arial" w:cs="Arial"/>
          <w:color w:val="454545"/>
          <w:sz w:val="21"/>
          <w:szCs w:val="21"/>
        </w:rPr>
        <w:t>IE7</w:t>
      </w:r>
      <w:r w:rsidRPr="001947FA">
        <w:rPr>
          <w:rFonts w:ascii="微软雅黑" w:eastAsia="微软雅黑" w:hAnsi="微软雅黑" w:cs="微软雅黑" w:hint="eastAsia"/>
          <w:color w:val="454545"/>
          <w:sz w:val="21"/>
          <w:szCs w:val="21"/>
        </w:rPr>
        <w:t>的开发过程，看到了在</w:t>
      </w:r>
      <w:r w:rsidRPr="001947FA">
        <w:rPr>
          <w:rFonts w:ascii="Arial" w:eastAsia="Times New Roman" w:hAnsi="Arial" w:cs="Arial"/>
          <w:color w:val="454545"/>
          <w:sz w:val="21"/>
          <w:szCs w:val="21"/>
        </w:rPr>
        <w:t>IE</w:t>
      </w:r>
      <w:r w:rsidRPr="001947FA">
        <w:rPr>
          <w:rFonts w:ascii="微软雅黑" w:eastAsia="微软雅黑" w:hAnsi="微软雅黑" w:cs="微软雅黑" w:hint="eastAsia"/>
          <w:color w:val="454545"/>
          <w:sz w:val="21"/>
          <w:szCs w:val="21"/>
        </w:rPr>
        <w:t>浏览器中形形色色使用</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的方法。显然有一些东西困扰着开发者：</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混乱</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的版本以及如何创建</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正确</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的实例。下面是一段非常常见的代码</w:t>
      </w:r>
      <w:r w:rsidRPr="001947FA">
        <w:rPr>
          <w:rFonts w:ascii="微软雅黑" w:eastAsia="微软雅黑" w:hAnsi="微软雅黑" w:cs="微软雅黑"/>
          <w:color w:val="454545"/>
          <w:sz w:val="21"/>
          <w:szCs w:val="21"/>
        </w:rPr>
        <w:t>：</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0000FF"/>
          <w:sz w:val="21"/>
          <w:szCs w:val="21"/>
        </w:rPr>
        <w:t>if</w:t>
      </w:r>
      <w:r w:rsidRPr="001947FA">
        <w:rPr>
          <w:rFonts w:ascii="Courier New" w:eastAsia="Times New Roman" w:hAnsi="Courier New" w:cs="Courier New"/>
          <w:color w:val="333333"/>
          <w:sz w:val="21"/>
          <w:szCs w:val="21"/>
        </w:rPr>
        <w:t xml:space="preserve"> (Web.Application.get_type() == Web.ApplicationType.InternetExplorer) {</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urier New" w:eastAsia="Times New Roman" w:hAnsi="Courier New" w:cs="Courier New"/>
          <w:color w:val="333333"/>
          <w:sz w:val="21"/>
          <w:szCs w:val="21"/>
        </w:rPr>
      </w:pPr>
      <w:r w:rsidRPr="001947FA">
        <w:rPr>
          <w:rFonts w:ascii="Courier New" w:eastAsia="Times New Roman" w:hAnsi="Courier New" w:cs="Courier New"/>
          <w:color w:val="333333"/>
          <w:sz w:val="21"/>
          <w:szCs w:val="21"/>
        </w:rPr>
        <w:t xml:space="preserve">  </w:t>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333333"/>
          <w:sz w:val="21"/>
          <w:szCs w:val="21"/>
        </w:rPr>
        <w:t xml:space="preserve"> progIDs = [ </w:t>
      </w:r>
      <w:r w:rsidRPr="001947FA">
        <w:rPr>
          <w:rFonts w:ascii="Courier New" w:eastAsia="Times New Roman" w:hAnsi="Courier New" w:cs="Courier New"/>
          <w:color w:val="800000"/>
          <w:sz w:val="21"/>
          <w:szCs w:val="21"/>
        </w:rPr>
        <w:t>'Msxml2.DOMDocument.6.0'</w:t>
      </w:r>
      <w:r w:rsidRPr="001947FA">
        <w:rPr>
          <w:rFonts w:ascii="Courier New" w:eastAsia="Times New Roman" w:hAnsi="Courier New" w:cs="Courier New"/>
          <w:color w:val="333333"/>
          <w:sz w:val="21"/>
          <w:szCs w:val="21"/>
        </w:rPr>
        <w:t xml:space="preserve">, </w:t>
      </w:r>
      <w:del w:id="0" w:author="Unknown">
        <w:r w:rsidRPr="001947FA">
          <w:rPr>
            <w:rFonts w:ascii="Courier New" w:eastAsia="Times New Roman" w:hAnsi="Courier New" w:cs="Courier New"/>
            <w:color w:val="800000"/>
            <w:sz w:val="21"/>
            <w:szCs w:val="21"/>
          </w:rPr>
          <w:delText>'Msxml2.DOMDocument.5.0'</w:delText>
        </w:r>
        <w:r w:rsidRPr="001947FA">
          <w:rPr>
            <w:rFonts w:ascii="Courier New" w:eastAsia="Times New Roman" w:hAnsi="Courier New" w:cs="Courier New"/>
            <w:b/>
            <w:bCs/>
            <w:color w:val="333333"/>
            <w:sz w:val="21"/>
            <w:szCs w:val="21"/>
          </w:rPr>
          <w:delText xml:space="preserve">, </w:delText>
        </w:r>
        <w:r w:rsidRPr="001947FA">
          <w:rPr>
            <w:rFonts w:ascii="Courier New" w:eastAsia="Times New Roman" w:hAnsi="Courier New" w:cs="Courier New"/>
            <w:color w:val="800000"/>
            <w:sz w:val="21"/>
            <w:szCs w:val="21"/>
          </w:rPr>
          <w:delText>'Msxml2.DOMDocument.4.0'</w:delText>
        </w:r>
      </w:del>
      <w:r w:rsidRPr="001947FA">
        <w:rPr>
          <w:rFonts w:ascii="Courier New" w:eastAsia="Times New Roman" w:hAnsi="Courier New" w:cs="Courier New"/>
          <w:color w:val="333333"/>
          <w:sz w:val="21"/>
          <w:szCs w:val="21"/>
        </w:rPr>
        <w:t>,</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xml:space="preserve">                  </w:t>
      </w:r>
      <w:r w:rsidRPr="001947FA">
        <w:rPr>
          <w:rFonts w:ascii="Courier New" w:eastAsia="Times New Roman" w:hAnsi="Courier New" w:cs="Courier New"/>
          <w:color w:val="800000"/>
          <w:sz w:val="21"/>
          <w:szCs w:val="21"/>
        </w:rPr>
        <w:t>'Msxml2.DOMDocument.3.0'</w:t>
      </w:r>
      <w:r w:rsidRPr="001947FA">
        <w:rPr>
          <w:rFonts w:ascii="Courier New" w:eastAsia="Times New Roman" w:hAnsi="Courier New" w:cs="Courier New"/>
          <w:color w:val="333333"/>
          <w:sz w:val="21"/>
          <w:szCs w:val="21"/>
        </w:rPr>
        <w:t xml:space="preserve">, </w:t>
      </w:r>
      <w:del w:id="1" w:author="Unknown">
        <w:r w:rsidRPr="001947FA">
          <w:rPr>
            <w:rFonts w:ascii="Courier New" w:eastAsia="Times New Roman" w:hAnsi="Courier New" w:cs="Courier New"/>
            <w:color w:val="800000"/>
            <w:sz w:val="21"/>
            <w:szCs w:val="21"/>
          </w:rPr>
          <w:delText>'Msxml2.DOMDocument'</w:delText>
        </w:r>
      </w:del>
      <w:r w:rsidRPr="001947FA">
        <w:rPr>
          <w:rFonts w:ascii="Courier New" w:eastAsia="Times New Roman" w:hAnsi="Courier New" w:cs="Courier New"/>
          <w:color w:val="333333"/>
          <w:sz w:val="21"/>
          <w:szCs w:val="21"/>
        </w:rPr>
        <w:t xml:space="preserve"> ]; </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alibri" w:eastAsia="黑体" w:hAnsi="Calibri" w:cs="Calibri"/>
          <w:color w:val="333333"/>
          <w:sz w:val="21"/>
          <w:szCs w:val="21"/>
        </w:rPr>
        <w:t>  </w:t>
      </w:r>
      <w:r w:rsidRPr="001947FA">
        <w:rPr>
          <w:rFonts w:ascii="黑体" w:eastAsia="黑体" w:hAnsi="黑体" w:cs="Consolas" w:hint="eastAsia"/>
          <w:color w:val="333333"/>
          <w:sz w:val="21"/>
          <w:szCs w:val="21"/>
        </w:rPr>
        <w:t>// MSXML5.0、MSXML4.0以及Msxml2.DOMDocument都存在问题</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xml:space="preserve">  </w:t>
      </w:r>
      <w:r w:rsidRPr="001947FA">
        <w:rPr>
          <w:rFonts w:ascii="Courier New" w:eastAsia="Times New Roman" w:hAnsi="Courier New" w:cs="Courier New"/>
          <w:color w:val="0000FF"/>
          <w:sz w:val="21"/>
          <w:szCs w:val="21"/>
          <w:lang w:val="da-DK"/>
        </w:rPr>
        <w:t>for</w:t>
      </w:r>
      <w:r w:rsidRPr="001947FA">
        <w:rPr>
          <w:rFonts w:ascii="Courier New" w:eastAsia="Times New Roman" w:hAnsi="Courier New" w:cs="Courier New"/>
          <w:color w:val="333333"/>
          <w:sz w:val="21"/>
          <w:szCs w:val="21"/>
          <w:lang w:val="da-DK"/>
        </w:rPr>
        <w:t xml:space="preserve"> (</w:t>
      </w:r>
      <w:r w:rsidRPr="001947FA">
        <w:rPr>
          <w:rFonts w:ascii="Courier New" w:eastAsia="Times New Roman" w:hAnsi="Courier New" w:cs="Courier New"/>
          <w:color w:val="0000FF"/>
          <w:sz w:val="21"/>
          <w:szCs w:val="21"/>
          <w:lang w:val="da-DK"/>
        </w:rPr>
        <w:t>var</w:t>
      </w:r>
      <w:r w:rsidRPr="001947FA">
        <w:rPr>
          <w:rFonts w:ascii="Courier New" w:eastAsia="Times New Roman" w:hAnsi="Courier New" w:cs="Courier New"/>
          <w:color w:val="333333"/>
          <w:sz w:val="21"/>
          <w:szCs w:val="21"/>
          <w:lang w:val="da-DK"/>
        </w:rPr>
        <w:t xml:space="preserve"> i = 0; i &lt; progIDs.length; i++) {</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lang w:val="da-DK"/>
        </w:rPr>
        <w:t> </w:t>
      </w:r>
      <w:r w:rsidRPr="001947FA">
        <w:rPr>
          <w:rFonts w:ascii="Courier New" w:eastAsia="Times New Roman" w:hAnsi="Courier New" w:cs="Courier New"/>
          <w:color w:val="333333"/>
          <w:sz w:val="21"/>
          <w:szCs w:val="21"/>
        </w:rPr>
        <w:t xml:space="preserve">   </w:t>
      </w:r>
      <w:r w:rsidRPr="001947FA">
        <w:rPr>
          <w:rFonts w:ascii="Courier New" w:eastAsia="Times New Roman" w:hAnsi="Courier New" w:cs="Courier New"/>
          <w:color w:val="0000FF"/>
          <w:sz w:val="21"/>
          <w:szCs w:val="21"/>
        </w:rPr>
        <w:t>try</w:t>
      </w:r>
      <w:r w:rsidRPr="001947FA">
        <w:rPr>
          <w:rFonts w:ascii="Courier New" w:eastAsia="Times New Roman" w:hAnsi="Courier New" w:cs="Courier New"/>
          <w:color w:val="333333"/>
          <w:sz w:val="21"/>
          <w:szCs w:val="21"/>
        </w:rPr>
        <w:t xml:space="preserve"> {</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xml:space="preserve">      </w:t>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333333"/>
          <w:sz w:val="21"/>
          <w:szCs w:val="21"/>
        </w:rPr>
        <w:t xml:space="preserve"> xmlDOM = </w:t>
      </w:r>
      <w:r w:rsidRPr="001947FA">
        <w:rPr>
          <w:rFonts w:ascii="Courier New" w:eastAsia="Times New Roman" w:hAnsi="Courier New" w:cs="Courier New"/>
          <w:color w:val="0000FF"/>
          <w:sz w:val="21"/>
          <w:szCs w:val="21"/>
        </w:rPr>
        <w:t>new</w:t>
      </w:r>
      <w:r w:rsidRPr="001947FA">
        <w:rPr>
          <w:rFonts w:ascii="Courier New" w:eastAsia="Times New Roman" w:hAnsi="Courier New" w:cs="Courier New"/>
          <w:color w:val="333333"/>
          <w:sz w:val="21"/>
          <w:szCs w:val="21"/>
        </w:rPr>
        <w:t xml:space="preserve"> ActiveXObject(progIDs[i]);</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xml:space="preserve">      </w:t>
      </w:r>
      <w:r w:rsidRPr="001947FA">
        <w:rPr>
          <w:rFonts w:ascii="Courier New" w:eastAsia="Times New Roman" w:hAnsi="Courier New" w:cs="Courier New"/>
          <w:color w:val="0000FF"/>
          <w:sz w:val="21"/>
          <w:szCs w:val="21"/>
        </w:rPr>
        <w:t>return</w:t>
      </w:r>
      <w:r w:rsidRPr="001947FA">
        <w:rPr>
          <w:rFonts w:ascii="Courier New" w:eastAsia="Times New Roman" w:hAnsi="Courier New" w:cs="Courier New"/>
          <w:color w:val="333333"/>
          <w:sz w:val="21"/>
          <w:szCs w:val="21"/>
        </w:rPr>
        <w:t xml:space="preserve"> xmlDOM;</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xml:space="preserve">    } </w:t>
      </w:r>
      <w:r w:rsidRPr="001947FA">
        <w:rPr>
          <w:rFonts w:ascii="Courier New" w:eastAsia="Times New Roman" w:hAnsi="Courier New" w:cs="Courier New"/>
          <w:color w:val="0000FF"/>
          <w:sz w:val="21"/>
          <w:szCs w:val="21"/>
        </w:rPr>
        <w:t>catch</w:t>
      </w:r>
      <w:r w:rsidRPr="001947FA">
        <w:rPr>
          <w:rFonts w:ascii="Courier New" w:eastAsia="Times New Roman" w:hAnsi="Courier New" w:cs="Courier New"/>
          <w:color w:val="333333"/>
          <w:sz w:val="21"/>
          <w:szCs w:val="21"/>
        </w:rPr>
        <w:t xml:space="preserve"> (ex) {</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 xml:space="preserve">  </w:t>
      </w:r>
      <w:r w:rsidRPr="001947FA">
        <w:rPr>
          <w:rFonts w:ascii="Courier New" w:eastAsia="Times New Roman" w:hAnsi="Courier New" w:cs="Courier New"/>
          <w:color w:val="0000FF"/>
          <w:sz w:val="21"/>
          <w:szCs w:val="21"/>
        </w:rPr>
        <w:t>return</w:t>
      </w:r>
      <w:r w:rsidRPr="001947FA">
        <w:rPr>
          <w:rFonts w:ascii="Courier New" w:eastAsia="Times New Roman" w:hAnsi="Courier New" w:cs="Courier New"/>
          <w:color w:val="333333"/>
          <w:sz w:val="21"/>
          <w:szCs w:val="21"/>
        </w:rPr>
        <w:t xml:space="preserve"> null;</w:t>
      </w:r>
    </w:p>
    <w:p w:rsidR="001947FA" w:rsidRPr="001947FA" w:rsidRDefault="001947FA" w:rsidP="001947FA">
      <w:pPr>
        <w:pBdr>
          <w:top w:val="single" w:sz="6" w:space="0" w:color="CCCCCC"/>
          <w:left w:val="single" w:sz="6" w:space="0"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2" w:lineRule="atLeast"/>
        <w:rPr>
          <w:rFonts w:ascii="Consolas" w:eastAsia="Times New Roman" w:hAnsi="Consolas" w:cs="Consolas"/>
          <w:color w:val="333333"/>
          <w:sz w:val="20"/>
          <w:szCs w:val="20"/>
        </w:rPr>
      </w:pPr>
      <w:r w:rsidRPr="001947FA">
        <w:rPr>
          <w:rFonts w:ascii="Courier New" w:eastAsia="Times New Roman" w:hAnsi="Courier New" w:cs="Courier New"/>
          <w:color w:val="333333"/>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以上代码遍历</w:t>
      </w:r>
      <w:r w:rsidRPr="001947FA">
        <w:rPr>
          <w:rFonts w:ascii="Arial" w:eastAsia="Times New Roman" w:hAnsi="Arial" w:cs="Arial"/>
          <w:color w:val="454545"/>
          <w:sz w:val="21"/>
          <w:szCs w:val="21"/>
        </w:rPr>
        <w:t>progIDs</w:t>
      </w:r>
      <w:r w:rsidRPr="001947FA">
        <w:rPr>
          <w:rFonts w:ascii="微软雅黑" w:eastAsia="微软雅黑" w:hAnsi="微软雅黑" w:cs="微软雅黑" w:hint="eastAsia"/>
          <w:color w:val="454545"/>
          <w:sz w:val="21"/>
          <w:szCs w:val="21"/>
        </w:rPr>
        <w:t>数组并且实例化客户端版本最高的</w:t>
      </w:r>
      <w:r w:rsidRPr="001947FA">
        <w:rPr>
          <w:rFonts w:ascii="Arial" w:eastAsia="Times New Roman" w:hAnsi="Arial" w:cs="Arial"/>
          <w:color w:val="454545"/>
          <w:sz w:val="21"/>
          <w:szCs w:val="21"/>
        </w:rPr>
        <w:t>MSXML DOM</w:t>
      </w:r>
      <w:r w:rsidRPr="001947FA">
        <w:rPr>
          <w:rFonts w:ascii="微软雅黑" w:eastAsia="微软雅黑" w:hAnsi="微软雅黑" w:cs="微软雅黑" w:hint="eastAsia"/>
          <w:color w:val="454545"/>
          <w:sz w:val="21"/>
          <w:szCs w:val="21"/>
        </w:rPr>
        <w:t>然后返回给调用者。这段代码暗含</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1"/>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兼容性</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我们尽力保持各个版本</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直接的兼容性，不过，他们之间仍然有不少差别。</w:t>
      </w:r>
      <w:r w:rsidRPr="001947FA">
        <w:rPr>
          <w:rFonts w:ascii="Arial" w:eastAsia="Times New Roman" w:hAnsi="Arial" w:cs="Arial"/>
          <w:color w:val="454545"/>
          <w:sz w:val="21"/>
          <w:szCs w:val="21"/>
        </w:rPr>
        <w:t>MSXML 3</w:t>
      </w:r>
      <w:r w:rsidRPr="001947FA">
        <w:rPr>
          <w:rFonts w:ascii="微软雅黑" w:eastAsia="微软雅黑" w:hAnsi="微软雅黑" w:cs="微软雅黑" w:hint="eastAsia"/>
          <w:color w:val="454545"/>
          <w:sz w:val="21"/>
          <w:szCs w:val="21"/>
        </w:rPr>
        <w:t>和</w:t>
      </w:r>
      <w:r w:rsidRPr="001947FA">
        <w:rPr>
          <w:rFonts w:ascii="Arial" w:eastAsia="Times New Roman" w:hAnsi="Arial" w:cs="Arial"/>
          <w:color w:val="454545"/>
          <w:sz w:val="21"/>
          <w:szCs w:val="21"/>
        </w:rPr>
        <w:t>MSXML 4</w:t>
      </w:r>
      <w:r w:rsidRPr="001947FA">
        <w:rPr>
          <w:rFonts w:ascii="微软雅黑" w:eastAsia="微软雅黑" w:hAnsi="微软雅黑" w:cs="微软雅黑" w:hint="eastAsia"/>
          <w:color w:val="454545"/>
          <w:sz w:val="21"/>
          <w:szCs w:val="21"/>
        </w:rPr>
        <w:t>是在</w:t>
      </w:r>
      <w:r w:rsidRPr="001947FA">
        <w:rPr>
          <w:rFonts w:ascii="Arial" w:eastAsia="Times New Roman" w:hAnsi="Arial" w:cs="Arial"/>
          <w:color w:val="454545"/>
          <w:sz w:val="21"/>
          <w:szCs w:val="21"/>
        </w:rPr>
        <w:t>XML</w:t>
      </w:r>
      <w:r w:rsidRPr="001947FA">
        <w:rPr>
          <w:rFonts w:ascii="微软雅黑" w:eastAsia="微软雅黑" w:hAnsi="微软雅黑" w:cs="微软雅黑" w:hint="eastAsia"/>
          <w:color w:val="454545"/>
          <w:sz w:val="21"/>
          <w:szCs w:val="21"/>
        </w:rPr>
        <w:t>拓荒期时实现的，从中我们学习到了许多经验。</w:t>
      </w:r>
      <w:r w:rsidRPr="001947FA">
        <w:rPr>
          <w:rFonts w:ascii="Arial" w:eastAsia="Times New Roman" w:hAnsi="Arial" w:cs="Arial"/>
          <w:color w:val="454545"/>
          <w:sz w:val="21"/>
          <w:szCs w:val="21"/>
        </w:rPr>
        <w:t>MSXML 5</w:t>
      </w:r>
      <w:r w:rsidRPr="001947FA">
        <w:rPr>
          <w:rFonts w:ascii="微软雅黑" w:eastAsia="微软雅黑" w:hAnsi="微软雅黑" w:cs="微软雅黑" w:hint="eastAsia"/>
          <w:color w:val="454545"/>
          <w:sz w:val="21"/>
          <w:szCs w:val="21"/>
        </w:rPr>
        <w:t>是为微软</w:t>
      </w:r>
      <w:r w:rsidRPr="001947FA">
        <w:rPr>
          <w:rFonts w:ascii="Arial" w:eastAsia="Times New Roman" w:hAnsi="Arial" w:cs="Arial"/>
          <w:color w:val="454545"/>
          <w:sz w:val="21"/>
          <w:szCs w:val="21"/>
        </w:rPr>
        <w:t>Office</w:t>
      </w:r>
      <w:r w:rsidRPr="001947FA">
        <w:rPr>
          <w:rFonts w:ascii="微软雅黑" w:eastAsia="微软雅黑" w:hAnsi="微软雅黑" w:cs="微软雅黑" w:hint="eastAsia"/>
          <w:color w:val="454545"/>
          <w:sz w:val="21"/>
          <w:szCs w:val="21"/>
        </w:rPr>
        <w:t>产品量身定做的。有时候我们不得不在不同版本上修改某些设计与实现。依次遍历不同的</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版本将更容易遇到不期而遇的由于版本行为差异引起的问题</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1"/>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健壮性</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由于资源有限，我们不可能修复每个版本中的每个缺陷，于是我们针对性地把资源集中于</w:t>
      </w:r>
      <w:r w:rsidRPr="001947FA">
        <w:rPr>
          <w:rFonts w:ascii="Arial" w:eastAsia="Times New Roman" w:hAnsi="Arial" w:cs="Arial"/>
          <w:color w:val="454545"/>
          <w:sz w:val="21"/>
          <w:szCs w:val="21"/>
        </w:rPr>
        <w:t>MSXML 6</w:t>
      </w:r>
      <w:r w:rsidRPr="001947FA">
        <w:rPr>
          <w:rFonts w:ascii="微软雅黑" w:eastAsia="微软雅黑" w:hAnsi="微软雅黑" w:cs="微软雅黑" w:hint="eastAsia"/>
          <w:color w:val="454545"/>
          <w:sz w:val="21"/>
          <w:szCs w:val="21"/>
        </w:rPr>
        <w:t>（最新版本）和</w:t>
      </w:r>
      <w:r w:rsidRPr="001947FA">
        <w:rPr>
          <w:rFonts w:ascii="Arial" w:eastAsia="Times New Roman" w:hAnsi="Arial" w:cs="Arial"/>
          <w:color w:val="454545"/>
          <w:sz w:val="21"/>
          <w:szCs w:val="21"/>
        </w:rPr>
        <w:t>MSXML 3</w:t>
      </w:r>
      <w:r w:rsidRPr="001947FA">
        <w:rPr>
          <w:rFonts w:ascii="微软雅黑" w:eastAsia="微软雅黑" w:hAnsi="微软雅黑" w:cs="微软雅黑" w:hint="eastAsia"/>
          <w:color w:val="454545"/>
          <w:sz w:val="21"/>
          <w:szCs w:val="21"/>
        </w:rPr>
        <w:t>（最广泛使用的版本）</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1"/>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测试成本</w:t>
      </w:r>
      <w:r w:rsidRPr="001947FA">
        <w:rPr>
          <w:rFonts w:ascii="Arial" w:eastAsia="Times New Roman" w:hAnsi="Arial" w:cs="Arial"/>
          <w:color w:val="454545"/>
          <w:sz w:val="21"/>
          <w:szCs w:val="21"/>
        </w:rPr>
        <w:br/>
      </w:r>
      <w:r w:rsidRPr="001947FA">
        <w:rPr>
          <w:rFonts w:ascii="微软雅黑" w:eastAsia="微软雅黑" w:hAnsi="微软雅黑" w:cs="微软雅黑" w:hint="eastAsia"/>
          <w:color w:val="454545"/>
          <w:sz w:val="21"/>
          <w:szCs w:val="21"/>
        </w:rPr>
        <w:t>依赖越多的</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版本意味着发布你的应用程序之前需要越多的测试</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在这篇文章中我将简要给出</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的历史、生命周期以及版本，通过一个例子提供网络中使用</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的最佳实践的细节，以及一些需要注意的地方</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如果你想阅读完整的故事，那么请继续阅读下文；否则，请参考下面四个条目以快速掌握梗概</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2"/>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使用</w:t>
      </w:r>
      <w:hyperlink r:id="rId5" w:tgtFrame="_blank" w:history="1">
        <w:r w:rsidRPr="001947FA">
          <w:rPr>
            <w:rFonts w:ascii="Arial" w:eastAsia="Times New Roman" w:hAnsi="Arial" w:cs="Arial"/>
            <w:color w:val="CA491D"/>
            <w:sz w:val="21"/>
            <w:szCs w:val="21"/>
            <w:u w:val="single"/>
          </w:rPr>
          <w:t>MSXML 6</w:t>
        </w:r>
      </w:hyperlink>
      <w:r w:rsidRPr="001947FA">
        <w:rPr>
          <w:rFonts w:ascii="微软雅黑" w:eastAsia="微软雅黑" w:hAnsi="微软雅黑" w:cs="微软雅黑" w:hint="eastAsia"/>
          <w:color w:val="454545"/>
          <w:sz w:val="21"/>
          <w:szCs w:val="21"/>
        </w:rPr>
        <w:t>。它随着</w:t>
      </w:r>
      <w:r w:rsidRPr="001947FA">
        <w:rPr>
          <w:rFonts w:ascii="Arial" w:eastAsia="Times New Roman" w:hAnsi="Arial" w:cs="Arial"/>
          <w:color w:val="454545"/>
          <w:sz w:val="21"/>
          <w:szCs w:val="21"/>
        </w:rPr>
        <w:t>Vista</w:t>
      </w:r>
      <w:r w:rsidRPr="001947FA">
        <w:rPr>
          <w:rFonts w:ascii="微软雅黑" w:eastAsia="微软雅黑" w:hAnsi="微软雅黑" w:cs="微软雅黑" w:hint="eastAsia"/>
          <w:color w:val="454545"/>
          <w:sz w:val="21"/>
          <w:szCs w:val="21"/>
        </w:rPr>
        <w:t>发布，也提供在</w:t>
      </w:r>
      <w:r w:rsidRPr="001947FA">
        <w:rPr>
          <w:rFonts w:ascii="Arial" w:eastAsia="Times New Roman" w:hAnsi="Arial" w:cs="Arial"/>
          <w:color w:val="454545"/>
          <w:sz w:val="21"/>
          <w:szCs w:val="21"/>
        </w:rPr>
        <w:t>Win2k</w:t>
      </w:r>
      <w:r w:rsidRPr="001947FA">
        <w:rPr>
          <w:rFonts w:ascii="微软雅黑" w:eastAsia="微软雅黑" w:hAnsi="微软雅黑" w:cs="微软雅黑" w:hint="eastAsia"/>
          <w:color w:val="454545"/>
          <w:sz w:val="21"/>
          <w:szCs w:val="21"/>
        </w:rPr>
        <w:t>、</w:t>
      </w:r>
      <w:r w:rsidRPr="001947FA">
        <w:rPr>
          <w:rFonts w:ascii="Arial" w:eastAsia="Times New Roman" w:hAnsi="Arial" w:cs="Arial"/>
          <w:color w:val="454545"/>
          <w:sz w:val="21"/>
          <w:szCs w:val="21"/>
        </w:rPr>
        <w:t>XP</w:t>
      </w:r>
      <w:r w:rsidRPr="001947FA">
        <w:rPr>
          <w:rFonts w:ascii="微软雅黑" w:eastAsia="微软雅黑" w:hAnsi="微软雅黑" w:cs="微软雅黑" w:hint="eastAsia"/>
          <w:color w:val="454545"/>
          <w:sz w:val="21"/>
          <w:szCs w:val="21"/>
        </w:rPr>
        <w:t>和</w:t>
      </w:r>
      <w:r w:rsidRPr="001947FA">
        <w:rPr>
          <w:rFonts w:ascii="Arial" w:eastAsia="Times New Roman" w:hAnsi="Arial" w:cs="Arial"/>
          <w:color w:val="454545"/>
          <w:sz w:val="21"/>
          <w:szCs w:val="21"/>
        </w:rPr>
        <w:t>2003</w:t>
      </w:r>
      <w:r w:rsidRPr="001947FA">
        <w:rPr>
          <w:rFonts w:ascii="微软雅黑" w:eastAsia="微软雅黑" w:hAnsi="微软雅黑" w:cs="微软雅黑" w:hint="eastAsia"/>
          <w:color w:val="454545"/>
          <w:sz w:val="21"/>
          <w:szCs w:val="21"/>
        </w:rPr>
        <w:t>的安装包。它最安全、性能最好、可靠性最好、最符合</w:t>
      </w:r>
      <w:r w:rsidRPr="001947FA">
        <w:rPr>
          <w:rFonts w:ascii="Arial" w:eastAsia="Times New Roman" w:hAnsi="Arial" w:cs="Arial"/>
          <w:color w:val="454545"/>
          <w:sz w:val="21"/>
          <w:szCs w:val="21"/>
        </w:rPr>
        <w:t>W3C</w:t>
      </w:r>
      <w:r w:rsidRPr="001947FA">
        <w:rPr>
          <w:rFonts w:ascii="微软雅黑" w:eastAsia="微软雅黑" w:hAnsi="微软雅黑" w:cs="微软雅黑" w:hint="eastAsia"/>
          <w:color w:val="454545"/>
          <w:sz w:val="21"/>
          <w:szCs w:val="21"/>
        </w:rPr>
        <w:t>标准</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2"/>
        </w:numPr>
        <w:shd w:val="clear" w:color="auto" w:fill="FFFFFF"/>
        <w:spacing w:after="0" w:line="272" w:lineRule="atLeast"/>
        <w:ind w:left="600"/>
        <w:rPr>
          <w:rFonts w:ascii="Arial" w:eastAsia="Times New Roman" w:hAnsi="Arial" w:cs="Arial"/>
          <w:color w:val="454545"/>
          <w:sz w:val="24"/>
          <w:szCs w:val="24"/>
        </w:rPr>
      </w:pPr>
      <w:r w:rsidRPr="001947FA">
        <w:rPr>
          <w:rFonts w:ascii="Arial" w:eastAsia="Times New Roman" w:hAnsi="Arial" w:cs="Arial"/>
          <w:color w:val="454545"/>
          <w:sz w:val="21"/>
          <w:szCs w:val="21"/>
        </w:rPr>
        <w:t>MSXML 3</w:t>
      </w:r>
      <w:r w:rsidRPr="001947FA">
        <w:rPr>
          <w:rFonts w:ascii="微软雅黑" w:eastAsia="微软雅黑" w:hAnsi="微软雅黑" w:cs="微软雅黑" w:hint="eastAsia"/>
          <w:color w:val="454545"/>
          <w:sz w:val="21"/>
          <w:szCs w:val="21"/>
        </w:rPr>
        <w:t>是我们最推荐的替补</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从</w:t>
      </w:r>
      <w:r w:rsidRPr="001947FA">
        <w:rPr>
          <w:rFonts w:ascii="Arial" w:eastAsia="Times New Roman" w:hAnsi="Arial" w:cs="Arial"/>
          <w:color w:val="454545"/>
          <w:sz w:val="21"/>
          <w:szCs w:val="21"/>
        </w:rPr>
        <w:t>Win2k SP4</w:t>
      </w:r>
      <w:r w:rsidRPr="001947FA">
        <w:rPr>
          <w:rFonts w:ascii="微软雅黑" w:eastAsia="微软雅黑" w:hAnsi="微软雅黑" w:cs="微软雅黑" w:hint="eastAsia"/>
          <w:color w:val="454545"/>
          <w:sz w:val="21"/>
          <w:szCs w:val="21"/>
        </w:rPr>
        <w:t>开始，你几乎可以在所有操作系统上找到它。你几乎不用考虑软件发布的问题。而且它经常随着操作系统升级</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2"/>
        </w:numPr>
        <w:shd w:val="clear" w:color="auto" w:fill="FFFFFF"/>
        <w:spacing w:after="0" w:line="272" w:lineRule="atLeast"/>
        <w:ind w:left="600"/>
        <w:rPr>
          <w:rFonts w:ascii="Arial" w:eastAsia="Times New Roman" w:hAnsi="Arial" w:cs="Arial"/>
          <w:color w:val="454545"/>
          <w:sz w:val="24"/>
          <w:szCs w:val="24"/>
        </w:rPr>
      </w:pPr>
      <w:r w:rsidRPr="001947FA">
        <w:rPr>
          <w:rFonts w:ascii="Arial" w:eastAsia="Times New Roman" w:hAnsi="Arial" w:cs="Arial"/>
          <w:color w:val="454545"/>
          <w:sz w:val="21"/>
          <w:szCs w:val="21"/>
        </w:rPr>
        <w:lastRenderedPageBreak/>
        <w:t>MSXML 4</w:t>
      </w:r>
      <w:r w:rsidRPr="001947FA">
        <w:rPr>
          <w:rFonts w:ascii="微软雅黑" w:eastAsia="微软雅黑" w:hAnsi="微软雅黑" w:cs="微软雅黑" w:hint="eastAsia"/>
          <w:color w:val="454545"/>
          <w:sz w:val="21"/>
          <w:szCs w:val="21"/>
        </w:rPr>
        <w:t>是七年前发布的，不过，现在已经被</w:t>
      </w:r>
      <w:r w:rsidRPr="001947FA">
        <w:rPr>
          <w:rFonts w:ascii="Arial" w:eastAsia="Times New Roman" w:hAnsi="Arial" w:cs="Arial"/>
          <w:color w:val="454545"/>
          <w:sz w:val="21"/>
          <w:szCs w:val="21"/>
        </w:rPr>
        <w:t>MSXML 6</w:t>
      </w:r>
      <w:r w:rsidRPr="001947FA">
        <w:rPr>
          <w:rFonts w:ascii="微软雅黑" w:eastAsia="微软雅黑" w:hAnsi="微软雅黑" w:cs="微软雅黑" w:hint="eastAsia"/>
          <w:color w:val="454545"/>
          <w:sz w:val="21"/>
          <w:szCs w:val="21"/>
        </w:rPr>
        <w:t>取代，应该仅仅用于支持旧版应用程序（</w:t>
      </w:r>
      <w:r w:rsidRPr="001947FA">
        <w:rPr>
          <w:rFonts w:ascii="Arial" w:eastAsia="Times New Roman" w:hAnsi="Arial" w:cs="Arial"/>
          <w:color w:val="454545"/>
          <w:sz w:val="21"/>
          <w:szCs w:val="21"/>
        </w:rPr>
        <w:t>legacy applications</w:t>
      </w:r>
      <w:r w:rsidRPr="001947FA">
        <w:rPr>
          <w:rFonts w:ascii="微软雅黑" w:eastAsia="微软雅黑" w:hAnsi="微软雅黑" w:cs="微软雅黑" w:hint="eastAsia"/>
          <w:color w:val="454545"/>
          <w:sz w:val="21"/>
          <w:szCs w:val="21"/>
        </w:rPr>
        <w:t>）</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2"/>
        </w:numPr>
        <w:shd w:val="clear" w:color="auto" w:fill="FFFFFF"/>
        <w:spacing w:after="0" w:line="272" w:lineRule="atLeast"/>
        <w:ind w:left="600"/>
        <w:rPr>
          <w:rFonts w:ascii="Arial" w:eastAsia="Times New Roman" w:hAnsi="Arial" w:cs="Arial"/>
          <w:color w:val="454545"/>
          <w:sz w:val="24"/>
          <w:szCs w:val="24"/>
        </w:rPr>
      </w:pPr>
      <w:r w:rsidRPr="001947FA">
        <w:rPr>
          <w:rFonts w:ascii="Arial" w:eastAsia="Times New Roman" w:hAnsi="Arial" w:cs="Arial"/>
          <w:color w:val="454545"/>
          <w:sz w:val="21"/>
          <w:szCs w:val="21"/>
        </w:rPr>
        <w:t>MSXML 5</w:t>
      </w:r>
      <w:r w:rsidRPr="001947FA">
        <w:rPr>
          <w:rFonts w:ascii="微软雅黑" w:eastAsia="微软雅黑" w:hAnsi="微软雅黑" w:cs="微软雅黑" w:hint="eastAsia"/>
          <w:color w:val="454545"/>
          <w:sz w:val="21"/>
          <w:szCs w:val="21"/>
        </w:rPr>
        <w:t>是为微软</w:t>
      </w:r>
      <w:r w:rsidRPr="001947FA">
        <w:rPr>
          <w:rFonts w:ascii="Arial" w:eastAsia="Times New Roman" w:hAnsi="Arial" w:cs="Arial"/>
          <w:color w:val="454545"/>
          <w:sz w:val="21"/>
          <w:szCs w:val="21"/>
        </w:rPr>
        <w:t>Office</w:t>
      </w:r>
      <w:r w:rsidRPr="001947FA">
        <w:rPr>
          <w:rFonts w:ascii="微软雅黑" w:eastAsia="微软雅黑" w:hAnsi="微软雅黑" w:cs="微软雅黑" w:hint="eastAsia"/>
          <w:color w:val="454545"/>
          <w:sz w:val="21"/>
          <w:szCs w:val="21"/>
        </w:rPr>
        <w:t>量身定做，并不是为普通的开发而设计的。</w:t>
      </w:r>
      <w:r w:rsidRPr="001947FA">
        <w:rPr>
          <w:rFonts w:ascii="Arial" w:eastAsia="Times New Roman" w:hAnsi="Arial" w:cs="Arial"/>
          <w:color w:val="454545"/>
          <w:sz w:val="21"/>
          <w:szCs w:val="21"/>
        </w:rPr>
        <w:t>Internet Explorer 7</w:t>
      </w:r>
      <w:r w:rsidRPr="001947FA">
        <w:rPr>
          <w:rFonts w:ascii="微软雅黑" w:eastAsia="微软雅黑" w:hAnsi="微软雅黑" w:cs="微软雅黑" w:hint="eastAsia"/>
          <w:color w:val="454545"/>
          <w:sz w:val="21"/>
          <w:szCs w:val="21"/>
        </w:rPr>
        <w:t>在</w:t>
      </w:r>
      <w:r w:rsidRPr="001947FA">
        <w:rPr>
          <w:rFonts w:ascii="Arial" w:eastAsia="Times New Roman" w:hAnsi="Arial" w:cs="Arial"/>
          <w:color w:val="454545"/>
          <w:sz w:val="21"/>
          <w:szCs w:val="21"/>
        </w:rPr>
        <w:t>Internet Zone</w:t>
      </w:r>
      <w:r w:rsidRPr="001947FA">
        <w:rPr>
          <w:rFonts w:ascii="微软雅黑" w:eastAsia="微软雅黑" w:hAnsi="微软雅黑" w:cs="微软雅黑" w:hint="eastAsia"/>
          <w:color w:val="454545"/>
          <w:sz w:val="21"/>
          <w:szCs w:val="21"/>
        </w:rPr>
        <w:t>默认不会直接运行</w:t>
      </w:r>
      <w:r w:rsidRPr="001947FA">
        <w:rPr>
          <w:rFonts w:ascii="Arial" w:eastAsia="Times New Roman" w:hAnsi="Arial" w:cs="Arial"/>
          <w:color w:val="454545"/>
          <w:sz w:val="21"/>
          <w:szCs w:val="21"/>
        </w:rPr>
        <w:t>MSXML5——</w:t>
      </w:r>
      <w:r w:rsidRPr="001947FA">
        <w:rPr>
          <w:rFonts w:ascii="微软雅黑" w:eastAsia="微软雅黑" w:hAnsi="微软雅黑" w:cs="微软雅黑" w:hint="eastAsia"/>
          <w:color w:val="454545"/>
          <w:sz w:val="21"/>
          <w:szCs w:val="21"/>
        </w:rPr>
        <w:t>当你尝试实例化</w:t>
      </w:r>
      <w:r w:rsidRPr="001947FA">
        <w:rPr>
          <w:rFonts w:ascii="Arial" w:eastAsia="Times New Roman" w:hAnsi="Arial" w:cs="Arial"/>
          <w:color w:val="454545"/>
          <w:sz w:val="21"/>
          <w:szCs w:val="21"/>
        </w:rPr>
        <w:t>MSXML5</w:t>
      </w:r>
      <w:r w:rsidRPr="001947FA">
        <w:rPr>
          <w:rFonts w:ascii="微软雅黑" w:eastAsia="微软雅黑" w:hAnsi="微软雅黑" w:cs="微软雅黑" w:hint="eastAsia"/>
          <w:color w:val="454545"/>
          <w:sz w:val="21"/>
          <w:szCs w:val="21"/>
        </w:rPr>
        <w:t>时</w:t>
      </w:r>
      <w:r w:rsidRPr="001947FA">
        <w:rPr>
          <w:rFonts w:ascii="Arial" w:eastAsia="Times New Roman" w:hAnsi="Arial" w:cs="Arial"/>
          <w:color w:val="454545"/>
          <w:sz w:val="21"/>
          <w:szCs w:val="21"/>
        </w:rPr>
        <w:t>IE</w:t>
      </w:r>
      <w:r w:rsidRPr="001947FA">
        <w:rPr>
          <w:rFonts w:ascii="微软雅黑" w:eastAsia="微软雅黑" w:hAnsi="微软雅黑" w:cs="微软雅黑" w:hint="eastAsia"/>
          <w:color w:val="454545"/>
          <w:sz w:val="21"/>
          <w:szCs w:val="21"/>
        </w:rPr>
        <w:t>会跳出提示栏。此外，只有安装了</w:t>
      </w:r>
      <w:r w:rsidRPr="001947FA">
        <w:rPr>
          <w:rFonts w:ascii="Arial" w:eastAsia="Times New Roman" w:hAnsi="Arial" w:cs="Arial"/>
          <w:color w:val="454545"/>
          <w:sz w:val="21"/>
          <w:szCs w:val="21"/>
        </w:rPr>
        <w:t>Office 2003</w:t>
      </w:r>
      <w:r w:rsidRPr="001947FA">
        <w:rPr>
          <w:rFonts w:ascii="微软雅黑" w:eastAsia="微软雅黑" w:hAnsi="微软雅黑" w:cs="微软雅黑" w:hint="eastAsia"/>
          <w:color w:val="454545"/>
          <w:sz w:val="21"/>
          <w:szCs w:val="21"/>
        </w:rPr>
        <w:t>及以上的系统会有</w:t>
      </w:r>
      <w:r w:rsidRPr="001947FA">
        <w:rPr>
          <w:rFonts w:ascii="Arial" w:eastAsia="Times New Roman" w:hAnsi="Arial" w:cs="Arial"/>
          <w:color w:val="454545"/>
          <w:sz w:val="21"/>
          <w:szCs w:val="21"/>
        </w:rPr>
        <w:t>MSXML5</w:t>
      </w:r>
      <w:r w:rsidRPr="001947FA">
        <w:rPr>
          <w:rFonts w:ascii="微软雅黑" w:eastAsia="微软雅黑" w:hAnsi="微软雅黑" w:cs="微软雅黑" w:hint="eastAsia"/>
          <w:color w:val="454545"/>
          <w:sz w:val="21"/>
          <w:szCs w:val="21"/>
        </w:rPr>
        <w:t>。总之，应该尽量避免在网络应用中使用</w:t>
      </w:r>
      <w:r w:rsidRPr="001947FA">
        <w:rPr>
          <w:rFonts w:ascii="Arial" w:eastAsia="Times New Roman" w:hAnsi="Arial" w:cs="Arial"/>
          <w:color w:val="454545"/>
          <w:sz w:val="21"/>
          <w:szCs w:val="21"/>
        </w:rPr>
        <w:t>MSXML5</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2"/>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事实上，</w:t>
      </w:r>
      <w:r w:rsidRPr="001947FA">
        <w:rPr>
          <w:rFonts w:ascii="Arial" w:eastAsia="Times New Roman" w:hAnsi="Arial" w:cs="Arial"/>
          <w:color w:val="454545"/>
          <w:sz w:val="21"/>
          <w:szCs w:val="21"/>
        </w:rPr>
        <w:t xml:space="preserve">MSXML5 </w:t>
      </w:r>
      <w:r w:rsidRPr="001947FA">
        <w:rPr>
          <w:rFonts w:ascii="微软雅黑" w:eastAsia="微软雅黑" w:hAnsi="微软雅黑" w:cs="微软雅黑" w:hint="eastAsia"/>
          <w:color w:val="454545"/>
          <w:sz w:val="21"/>
          <w:szCs w:val="21"/>
        </w:rPr>
        <w:t>组件是</w:t>
      </w:r>
      <w:hyperlink r:id="rId6" w:tgtFrame="_blank" w:history="1">
        <w:r w:rsidRPr="001947FA">
          <w:rPr>
            <w:rFonts w:ascii="微软雅黑" w:eastAsia="微软雅黑" w:hAnsi="微软雅黑" w:cs="微软雅黑" w:hint="eastAsia"/>
            <w:color w:val="CA491D"/>
            <w:sz w:val="21"/>
            <w:szCs w:val="21"/>
            <w:u w:val="single"/>
          </w:rPr>
          <w:t>默认关闭</w:t>
        </w:r>
      </w:hyperlink>
      <w:r w:rsidRPr="001947FA">
        <w:rPr>
          <w:rFonts w:ascii="微软雅黑" w:eastAsia="微软雅黑" w:hAnsi="微软雅黑" w:cs="微软雅黑" w:hint="eastAsia"/>
          <w:color w:val="454545"/>
          <w:sz w:val="21"/>
          <w:szCs w:val="21"/>
        </w:rPr>
        <w:t>的</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生命周期和历</w:t>
      </w:r>
      <w:r w:rsidRPr="001947FA">
        <w:rPr>
          <w:rFonts w:ascii="微软雅黑" w:eastAsia="微软雅黑" w:hAnsi="微软雅黑" w:cs="微软雅黑"/>
          <w:color w:val="454545"/>
          <w:sz w:val="21"/>
          <w:szCs w:val="21"/>
        </w:rPr>
        <w:t>史</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说来话长，不如让我们回顾不同版本的</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、发布背景以及定位</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让我们的客户把他们的应用程序移植到</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上去是我们的最终目标。说到发布，</w:t>
      </w:r>
      <w:r w:rsidRPr="001947FA">
        <w:rPr>
          <w:rFonts w:ascii="Arial" w:eastAsia="Times New Roman" w:hAnsi="Arial" w:cs="Arial"/>
          <w:color w:val="454545"/>
          <w:sz w:val="21"/>
          <w:szCs w:val="21"/>
        </w:rPr>
        <w:t>MSXML 6</w:t>
      </w:r>
      <w:r w:rsidRPr="001947FA">
        <w:rPr>
          <w:rFonts w:ascii="微软雅黑" w:eastAsia="微软雅黑" w:hAnsi="微软雅黑" w:cs="微软雅黑" w:hint="eastAsia"/>
          <w:color w:val="454545"/>
          <w:sz w:val="21"/>
          <w:szCs w:val="21"/>
        </w:rPr>
        <w:t>将随着操作系统一起发布，这样网页作者以及软件开发人员都可以方便地使用这个部件而不用考虑发布的问题。不过，由于客户需要在所有微软支持的操作系统上使用同样的</w:t>
      </w:r>
      <w:r w:rsidRPr="001947FA">
        <w:rPr>
          <w:rFonts w:ascii="Arial" w:eastAsia="Times New Roman" w:hAnsi="Arial" w:cs="Arial"/>
          <w:color w:val="454545"/>
          <w:sz w:val="21"/>
          <w:szCs w:val="21"/>
        </w:rPr>
        <w:t>XML API</w:t>
      </w:r>
      <w:r w:rsidRPr="001947FA">
        <w:rPr>
          <w:rFonts w:ascii="微软雅黑" w:eastAsia="微软雅黑" w:hAnsi="微软雅黑" w:cs="微软雅黑" w:hint="eastAsia"/>
          <w:color w:val="454545"/>
          <w:sz w:val="21"/>
          <w:szCs w:val="21"/>
        </w:rPr>
        <w:t>，我们仍然需要一种方法使得新的</w:t>
      </w:r>
      <w:r w:rsidRPr="001947FA">
        <w:rPr>
          <w:rFonts w:ascii="Arial" w:eastAsia="Times New Roman" w:hAnsi="Arial" w:cs="Arial"/>
          <w:color w:val="454545"/>
          <w:sz w:val="21"/>
          <w:szCs w:val="21"/>
        </w:rPr>
        <w:t>XML</w:t>
      </w:r>
      <w:r w:rsidRPr="001947FA">
        <w:rPr>
          <w:rFonts w:ascii="微软雅黑" w:eastAsia="微软雅黑" w:hAnsi="微软雅黑" w:cs="微软雅黑" w:hint="eastAsia"/>
          <w:color w:val="454545"/>
          <w:sz w:val="21"/>
          <w:szCs w:val="21"/>
        </w:rPr>
        <w:t>技术可以应用到较低版本的操作系统（</w:t>
      </w:r>
      <w:r w:rsidRPr="001947FA">
        <w:rPr>
          <w:rFonts w:ascii="Arial" w:eastAsia="Times New Roman" w:hAnsi="Arial" w:cs="Arial"/>
          <w:color w:val="454545"/>
          <w:sz w:val="21"/>
          <w:szCs w:val="21"/>
        </w:rPr>
        <w:t>Win2k</w:t>
      </w:r>
      <w:r w:rsidRPr="001947FA">
        <w:rPr>
          <w:rFonts w:ascii="微软雅黑" w:eastAsia="微软雅黑" w:hAnsi="微软雅黑" w:cs="微软雅黑" w:hint="eastAsia"/>
          <w:color w:val="454545"/>
          <w:sz w:val="21"/>
          <w:szCs w:val="21"/>
        </w:rPr>
        <w:t>、</w:t>
      </w:r>
      <w:r w:rsidRPr="001947FA">
        <w:rPr>
          <w:rFonts w:ascii="Arial" w:eastAsia="Times New Roman" w:hAnsi="Arial" w:cs="Arial"/>
          <w:color w:val="454545"/>
          <w:sz w:val="21"/>
          <w:szCs w:val="21"/>
        </w:rPr>
        <w:t>Win XP</w:t>
      </w:r>
      <w:r w:rsidRPr="001947FA">
        <w:rPr>
          <w:rFonts w:ascii="微软雅黑" w:eastAsia="微软雅黑" w:hAnsi="微软雅黑" w:cs="微软雅黑" w:hint="eastAsia"/>
          <w:color w:val="454545"/>
          <w:sz w:val="21"/>
          <w:szCs w:val="21"/>
        </w:rPr>
        <w:t>和</w:t>
      </w:r>
      <w:r w:rsidRPr="001947FA">
        <w:rPr>
          <w:rFonts w:ascii="Arial" w:eastAsia="Times New Roman" w:hAnsi="Arial" w:cs="Arial"/>
          <w:color w:val="454545"/>
          <w:sz w:val="21"/>
          <w:szCs w:val="21"/>
        </w:rPr>
        <w:t>Win2k3</w:t>
      </w:r>
      <w:r w:rsidRPr="001947FA">
        <w:rPr>
          <w:rFonts w:ascii="微软雅黑" w:eastAsia="微软雅黑" w:hAnsi="微软雅黑" w:cs="微软雅黑" w:hint="eastAsia"/>
          <w:color w:val="454545"/>
          <w:sz w:val="21"/>
          <w:szCs w:val="21"/>
        </w:rPr>
        <w:t>）中</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Arial" w:eastAsia="Times New Roman" w:hAnsi="Arial" w:cs="Arial"/>
          <w:color w:val="454545"/>
          <w:sz w:val="21"/>
          <w:szCs w:val="21"/>
        </w:rPr>
        <w:t>MSXML 6</w:t>
      </w:r>
      <w:r w:rsidRPr="001947FA">
        <w:rPr>
          <w:rFonts w:ascii="微软雅黑" w:eastAsia="微软雅黑" w:hAnsi="微软雅黑" w:cs="微软雅黑" w:hint="eastAsia"/>
          <w:color w:val="454545"/>
          <w:sz w:val="21"/>
          <w:szCs w:val="21"/>
        </w:rPr>
        <w:t>已经随着</w:t>
      </w:r>
      <w:r w:rsidRPr="001947FA">
        <w:rPr>
          <w:rFonts w:ascii="Arial" w:eastAsia="Times New Roman" w:hAnsi="Arial" w:cs="Arial"/>
          <w:color w:val="454545"/>
          <w:sz w:val="21"/>
          <w:szCs w:val="21"/>
        </w:rPr>
        <w:t>Vista</w:t>
      </w:r>
      <w:r w:rsidRPr="001947FA">
        <w:rPr>
          <w:rFonts w:ascii="微软雅黑" w:eastAsia="微软雅黑" w:hAnsi="微软雅黑" w:cs="微软雅黑" w:hint="eastAsia"/>
          <w:color w:val="454545"/>
          <w:sz w:val="21"/>
          <w:szCs w:val="21"/>
        </w:rPr>
        <w:t>一起发布，不过对于以前的操作系统，则需要单独安装发行包。我们希望</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与较低版本的操作系统的下一个</w:t>
      </w:r>
      <w:r w:rsidRPr="001947FA">
        <w:rPr>
          <w:rFonts w:ascii="Arial" w:eastAsia="Times New Roman" w:hAnsi="Arial" w:cs="Arial"/>
          <w:color w:val="454545"/>
          <w:sz w:val="21"/>
          <w:szCs w:val="21"/>
        </w:rPr>
        <w:t>Service Pack</w:t>
      </w:r>
      <w:r w:rsidRPr="001947FA">
        <w:rPr>
          <w:rFonts w:ascii="微软雅黑" w:eastAsia="微软雅黑" w:hAnsi="微软雅黑" w:cs="微软雅黑" w:hint="eastAsia"/>
          <w:color w:val="454545"/>
          <w:sz w:val="21"/>
          <w:szCs w:val="21"/>
        </w:rPr>
        <w:t>一起发布，但是我们需要足够的商业需求才可以这样做。所以，我们的近期和中期计划是仍然保持发布一个可以安装在较低版本操作系统上的</w:t>
      </w:r>
      <w:r w:rsidRPr="001947FA">
        <w:rPr>
          <w:rFonts w:ascii="Arial" w:eastAsia="Times New Roman" w:hAnsi="Arial" w:cs="Arial"/>
          <w:color w:val="454545"/>
          <w:sz w:val="21"/>
          <w:szCs w:val="21"/>
        </w:rPr>
        <w:t xml:space="preserve">MSXML6 </w:t>
      </w:r>
      <w:r w:rsidRPr="001947FA">
        <w:rPr>
          <w:rFonts w:ascii="微软雅黑" w:eastAsia="微软雅黑" w:hAnsi="微软雅黑" w:cs="微软雅黑" w:hint="eastAsia"/>
          <w:color w:val="454545"/>
          <w:sz w:val="21"/>
          <w:szCs w:val="21"/>
        </w:rPr>
        <w:t>可再发行组件包（</w:t>
      </w:r>
      <w:r w:rsidRPr="001947FA">
        <w:rPr>
          <w:rFonts w:ascii="Arial" w:eastAsia="Times New Roman" w:hAnsi="Arial" w:cs="Arial"/>
          <w:color w:val="454545"/>
          <w:sz w:val="21"/>
          <w:szCs w:val="21"/>
        </w:rPr>
        <w:t>Redistributable Package</w:t>
      </w:r>
      <w:r w:rsidRPr="001947FA">
        <w:rPr>
          <w:rFonts w:ascii="微软雅黑" w:eastAsia="微软雅黑" w:hAnsi="微软雅黑" w:cs="微软雅黑" w:hint="eastAsia"/>
          <w:color w:val="454545"/>
          <w:sz w:val="21"/>
          <w:szCs w:val="21"/>
        </w:rPr>
        <w:t>）。在以后的博文中，我们会详细讲述迁移到</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的好处</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虽然我们希望今天每个人都在使用</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，但仍然清醒地意识到迁移需要相当的时间。所以我们将继续在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上投入资源以支持现有的应用程序以及满足那些需要零发布需求。虽然</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并不具有</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的新特性，不过</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仍然不失为一个稳定而强健的</w:t>
      </w:r>
      <w:r w:rsidRPr="001947FA">
        <w:rPr>
          <w:rFonts w:ascii="Arial" w:eastAsia="Times New Roman" w:hAnsi="Arial" w:cs="Arial"/>
          <w:color w:val="454545"/>
          <w:sz w:val="21"/>
          <w:szCs w:val="21"/>
        </w:rPr>
        <w:t>XML</w:t>
      </w:r>
      <w:r w:rsidRPr="001947FA">
        <w:rPr>
          <w:rFonts w:ascii="微软雅黑" w:eastAsia="微软雅黑" w:hAnsi="微软雅黑" w:cs="微软雅黑" w:hint="eastAsia"/>
          <w:color w:val="454545"/>
          <w:sz w:val="21"/>
          <w:szCs w:val="21"/>
        </w:rPr>
        <w:t>平台。</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已经随着</w:t>
      </w:r>
      <w:r w:rsidRPr="001947FA">
        <w:rPr>
          <w:rFonts w:ascii="Arial" w:eastAsia="Times New Roman" w:hAnsi="Arial" w:cs="Arial"/>
          <w:color w:val="454545"/>
          <w:sz w:val="21"/>
          <w:szCs w:val="21"/>
        </w:rPr>
        <w:t>Win2000 SP4</w:t>
      </w:r>
      <w:r w:rsidRPr="001947FA">
        <w:rPr>
          <w:rFonts w:ascii="微软雅黑" w:eastAsia="微软雅黑" w:hAnsi="微软雅黑" w:cs="微软雅黑" w:hint="eastAsia"/>
          <w:color w:val="454545"/>
          <w:sz w:val="21"/>
          <w:szCs w:val="21"/>
        </w:rPr>
        <w:t>以及以上的操作系统一起发布，对于应用程序而言可以说无需考虑发布的问题。以后，</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的更新将会随着每种操作系统的</w:t>
      </w:r>
      <w:r w:rsidRPr="001947FA">
        <w:rPr>
          <w:rFonts w:ascii="Arial" w:eastAsia="Times New Roman" w:hAnsi="Arial" w:cs="Arial"/>
          <w:color w:val="454545"/>
          <w:sz w:val="21"/>
          <w:szCs w:val="21"/>
        </w:rPr>
        <w:t>Service Pack</w:t>
      </w:r>
      <w:r w:rsidRPr="001947FA">
        <w:rPr>
          <w:rFonts w:ascii="微软雅黑" w:eastAsia="微软雅黑" w:hAnsi="微软雅黑" w:cs="微软雅黑" w:hint="eastAsia"/>
          <w:color w:val="454545"/>
          <w:sz w:val="21"/>
          <w:szCs w:val="21"/>
        </w:rPr>
        <w:t>一起发布。</w:t>
      </w:r>
      <w:r w:rsidRPr="001947FA">
        <w:rPr>
          <w:rFonts w:ascii="Arial" w:eastAsia="Times New Roman" w:hAnsi="Arial" w:cs="Arial"/>
          <w:color w:val="454545"/>
          <w:sz w:val="21"/>
          <w:szCs w:val="21"/>
        </w:rPr>
        <w:t xml:space="preserve"> MSXML3 SP7 </w:t>
      </w:r>
      <w:r w:rsidRPr="001947FA">
        <w:rPr>
          <w:rFonts w:ascii="微软雅黑" w:eastAsia="微软雅黑" w:hAnsi="微软雅黑" w:cs="微软雅黑" w:hint="eastAsia"/>
          <w:color w:val="454545"/>
          <w:sz w:val="21"/>
          <w:szCs w:val="21"/>
        </w:rPr>
        <w:t>是最后一个以可再发行组件包形式发布的</w:t>
      </w:r>
      <w:r w:rsidRPr="001947FA">
        <w:rPr>
          <w:rFonts w:ascii="Arial" w:eastAsia="Times New Roman" w:hAnsi="Arial" w:cs="Arial"/>
          <w:color w:val="454545"/>
          <w:sz w:val="21"/>
          <w:szCs w:val="21"/>
        </w:rPr>
        <w:t>MSXML3 Service Pack</w:t>
      </w:r>
      <w:r w:rsidRPr="001947FA">
        <w:rPr>
          <w:rFonts w:ascii="微软雅黑" w:eastAsia="微软雅黑" w:hAnsi="微软雅黑" w:cs="微软雅黑" w:hint="eastAsia"/>
          <w:color w:val="454545"/>
          <w:sz w:val="21"/>
          <w:szCs w:val="21"/>
        </w:rPr>
        <w:t>。以后，我们的合作伙伴和客户将不会有使用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更新的可再发行组件包的需求</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Arial" w:eastAsia="Times New Roman" w:hAnsi="Arial" w:cs="Arial"/>
          <w:color w:val="454545"/>
          <w:sz w:val="21"/>
          <w:szCs w:val="21"/>
        </w:rPr>
        <w:t>MSXML4</w:t>
      </w:r>
      <w:r w:rsidRPr="001947FA">
        <w:rPr>
          <w:rFonts w:ascii="微软雅黑" w:eastAsia="微软雅黑" w:hAnsi="微软雅黑" w:cs="微软雅黑" w:hint="eastAsia"/>
          <w:color w:val="454545"/>
          <w:sz w:val="21"/>
          <w:szCs w:val="21"/>
        </w:rPr>
        <w:t>是</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的前身，不过并不曾随着操作系统发布。就稳定性、安全性、</w:t>
      </w:r>
      <w:r w:rsidRPr="001947FA">
        <w:rPr>
          <w:rFonts w:ascii="Arial" w:eastAsia="Times New Roman" w:hAnsi="Arial" w:cs="Arial"/>
          <w:color w:val="454545"/>
          <w:sz w:val="21"/>
          <w:szCs w:val="21"/>
        </w:rPr>
        <w:t>W3C</w:t>
      </w:r>
      <w:r w:rsidRPr="001947FA">
        <w:rPr>
          <w:rFonts w:ascii="微软雅黑" w:eastAsia="微软雅黑" w:hAnsi="微软雅黑" w:cs="微软雅黑" w:hint="eastAsia"/>
          <w:color w:val="454545"/>
          <w:sz w:val="21"/>
          <w:szCs w:val="21"/>
        </w:rPr>
        <w:t>标准以及与</w:t>
      </w:r>
      <w:r w:rsidRPr="001947FA">
        <w:rPr>
          <w:rFonts w:ascii="Arial" w:eastAsia="Times New Roman" w:hAnsi="Arial" w:cs="Arial"/>
          <w:color w:val="454545"/>
          <w:sz w:val="21"/>
          <w:szCs w:val="21"/>
        </w:rPr>
        <w:t>System.Xml</w:t>
      </w:r>
      <w:r w:rsidRPr="001947FA">
        <w:rPr>
          <w:rFonts w:ascii="微软雅黑" w:eastAsia="微软雅黑" w:hAnsi="微软雅黑" w:cs="微软雅黑" w:hint="eastAsia"/>
          <w:color w:val="454545"/>
          <w:sz w:val="21"/>
          <w:szCs w:val="21"/>
        </w:rPr>
        <w:t>的兼容性而言，</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是一个巨大的进步。此外，</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还提供</w:t>
      </w:r>
      <w:r w:rsidRPr="001947FA">
        <w:rPr>
          <w:rFonts w:ascii="Arial" w:eastAsia="Times New Roman" w:hAnsi="Arial" w:cs="Arial"/>
          <w:color w:val="454545"/>
          <w:sz w:val="21"/>
          <w:szCs w:val="21"/>
        </w:rPr>
        <w:t>64</w:t>
      </w:r>
      <w:r w:rsidRPr="001947FA">
        <w:rPr>
          <w:rFonts w:ascii="微软雅黑" w:eastAsia="微软雅黑" w:hAnsi="微软雅黑" w:cs="微软雅黑" w:hint="eastAsia"/>
          <w:color w:val="454545"/>
          <w:sz w:val="21"/>
          <w:szCs w:val="21"/>
        </w:rPr>
        <w:t>位版本。目前，我们主要在</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和</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上投入精力，所以我们希望用户尽可能迁移到</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，或者根据需要迁移到</w:t>
      </w:r>
      <w:r w:rsidRPr="001947FA">
        <w:rPr>
          <w:rFonts w:ascii="Arial" w:eastAsia="Times New Roman" w:hAnsi="Arial" w:cs="Arial"/>
          <w:color w:val="454545"/>
          <w:sz w:val="21"/>
          <w:szCs w:val="21"/>
        </w:rPr>
        <w:t>MSXML3</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最后，如果不是针对</w:t>
      </w:r>
      <w:r w:rsidRPr="001947FA">
        <w:rPr>
          <w:rFonts w:ascii="Arial" w:eastAsia="Times New Roman" w:hAnsi="Arial" w:cs="Arial"/>
          <w:color w:val="454545"/>
          <w:sz w:val="21"/>
          <w:szCs w:val="21"/>
        </w:rPr>
        <w:t>Microsoft Office 2003</w:t>
      </w:r>
      <w:r w:rsidRPr="001947FA">
        <w:rPr>
          <w:rFonts w:ascii="微软雅黑" w:eastAsia="微软雅黑" w:hAnsi="微软雅黑" w:cs="微软雅黑" w:hint="eastAsia"/>
          <w:color w:val="454545"/>
          <w:sz w:val="21"/>
          <w:szCs w:val="21"/>
        </w:rPr>
        <w:t>或者</w:t>
      </w:r>
      <w:r w:rsidRPr="001947FA">
        <w:rPr>
          <w:rFonts w:ascii="Arial" w:eastAsia="Times New Roman" w:hAnsi="Arial" w:cs="Arial"/>
          <w:color w:val="454545"/>
          <w:sz w:val="21"/>
          <w:szCs w:val="21"/>
        </w:rPr>
        <w:t>Microsoft Office 2007</w:t>
      </w:r>
      <w:r w:rsidRPr="001947FA">
        <w:rPr>
          <w:rFonts w:ascii="微软雅黑" w:eastAsia="微软雅黑" w:hAnsi="微软雅黑" w:cs="微软雅黑" w:hint="eastAsia"/>
          <w:color w:val="454545"/>
          <w:sz w:val="21"/>
          <w:szCs w:val="21"/>
        </w:rPr>
        <w:t>编写程序却使用</w:t>
      </w:r>
      <w:r w:rsidRPr="001947FA">
        <w:rPr>
          <w:rFonts w:ascii="Arial" w:eastAsia="Times New Roman" w:hAnsi="Arial" w:cs="Arial"/>
          <w:color w:val="454545"/>
          <w:sz w:val="21"/>
          <w:szCs w:val="21"/>
        </w:rPr>
        <w:t>MSXML5</w:t>
      </w:r>
      <w:r w:rsidRPr="001947FA">
        <w:rPr>
          <w:rFonts w:ascii="微软雅黑" w:eastAsia="微软雅黑" w:hAnsi="微软雅黑" w:cs="微软雅黑" w:hint="eastAsia"/>
          <w:color w:val="454545"/>
          <w:sz w:val="21"/>
          <w:szCs w:val="21"/>
        </w:rPr>
        <w:t>的开发者，应该尽快迁移到</w:t>
      </w:r>
      <w:r w:rsidRPr="001947FA">
        <w:rPr>
          <w:rFonts w:ascii="Arial" w:eastAsia="Times New Roman" w:hAnsi="Arial" w:cs="Arial"/>
          <w:color w:val="454545"/>
          <w:sz w:val="21"/>
          <w:szCs w:val="21"/>
        </w:rPr>
        <w:t>MSXML6</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详</w:t>
      </w:r>
      <w:r w:rsidRPr="001947FA">
        <w:rPr>
          <w:rFonts w:ascii="微软雅黑" w:eastAsia="微软雅黑" w:hAnsi="微软雅黑" w:cs="微软雅黑"/>
          <w:color w:val="454545"/>
          <w:sz w:val="21"/>
          <w:szCs w:val="21"/>
        </w:rPr>
        <w:t>述</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如何有效地选用一个合适的</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的版本呢？从</w:t>
      </w:r>
      <w:r w:rsidRPr="001947FA">
        <w:rPr>
          <w:rFonts w:ascii="Arial" w:eastAsia="Times New Roman" w:hAnsi="Arial" w:cs="Arial"/>
          <w:color w:val="454545"/>
          <w:sz w:val="21"/>
          <w:szCs w:val="21"/>
        </w:rPr>
        <w:t>ProgIDs</w:t>
      </w:r>
      <w:r w:rsidRPr="001947FA">
        <w:rPr>
          <w:rFonts w:ascii="微软雅黑" w:eastAsia="微软雅黑" w:hAnsi="微软雅黑" w:cs="微软雅黑" w:hint="eastAsia"/>
          <w:color w:val="454545"/>
          <w:sz w:val="21"/>
          <w:szCs w:val="21"/>
        </w:rPr>
        <w:t>可以看出</w:t>
      </w:r>
      <w:r w:rsidRPr="001947FA">
        <w:rPr>
          <w:rFonts w:ascii="Arial" w:eastAsia="Times New Roman" w:hAnsi="Arial" w:cs="Arial"/>
          <w:color w:val="454545"/>
          <w:sz w:val="21"/>
          <w:szCs w:val="21"/>
        </w:rPr>
        <w:t>, MSXML</w:t>
      </w:r>
      <w:r w:rsidRPr="001947FA">
        <w:rPr>
          <w:rFonts w:ascii="微软雅黑" w:eastAsia="微软雅黑" w:hAnsi="微软雅黑" w:cs="微软雅黑" w:hint="eastAsia"/>
          <w:color w:val="454545"/>
          <w:sz w:val="21"/>
          <w:szCs w:val="21"/>
        </w:rPr>
        <w:t>的版本是以并列模式</w:t>
      </w:r>
      <w:r w:rsidRPr="001947FA">
        <w:rPr>
          <w:rFonts w:ascii="Arial" w:eastAsia="Times New Roman" w:hAnsi="Arial" w:cs="Arial"/>
          <w:color w:val="454545"/>
          <w:sz w:val="21"/>
          <w:szCs w:val="21"/>
        </w:rPr>
        <w:t>(side-by-side)</w:t>
      </w:r>
      <w:r w:rsidRPr="001947FA">
        <w:rPr>
          <w:rFonts w:ascii="微软雅黑" w:eastAsia="微软雅黑" w:hAnsi="微软雅黑" w:cs="微软雅黑" w:hint="eastAsia"/>
          <w:color w:val="454545"/>
          <w:sz w:val="21"/>
          <w:szCs w:val="21"/>
        </w:rPr>
        <w:t>发布的。这意味着两点</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3"/>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lastRenderedPageBreak/>
        <w:t>版本是隔离的</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比如，如果你已经在你的机器上安装了</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w:t>
      </w:r>
      <w:r w:rsidRPr="001947FA">
        <w:rPr>
          <w:rFonts w:ascii="Arial" w:eastAsia="Times New Roman" w:hAnsi="Arial" w:cs="Arial"/>
          <w:color w:val="454545"/>
          <w:sz w:val="21"/>
          <w:szCs w:val="21"/>
        </w:rPr>
        <w:t>msxml3.dll</w:t>
      </w:r>
      <w:r w:rsidRPr="001947FA">
        <w:rPr>
          <w:rFonts w:ascii="微软雅黑" w:eastAsia="微软雅黑" w:hAnsi="微软雅黑" w:cs="微软雅黑" w:hint="eastAsia"/>
          <w:color w:val="454545"/>
          <w:sz w:val="21"/>
          <w:szCs w:val="21"/>
        </w:rPr>
        <w:t>），然后你又安装了</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w:t>
      </w:r>
      <w:r w:rsidRPr="001947FA">
        <w:rPr>
          <w:rFonts w:ascii="Arial" w:eastAsia="Times New Roman" w:hAnsi="Arial" w:cs="Arial"/>
          <w:color w:val="454545"/>
          <w:sz w:val="21"/>
          <w:szCs w:val="21"/>
        </w:rPr>
        <w:t>msxml6.dll</w:t>
      </w:r>
      <w:r w:rsidRPr="001947FA">
        <w:rPr>
          <w:rFonts w:ascii="微软雅黑" w:eastAsia="微软雅黑" w:hAnsi="微软雅黑" w:cs="微软雅黑" w:hint="eastAsia"/>
          <w:color w:val="454545"/>
          <w:sz w:val="21"/>
          <w:szCs w:val="21"/>
        </w:rPr>
        <w:t>）。在</w:t>
      </w:r>
      <w:r w:rsidRPr="001947FA">
        <w:rPr>
          <w:rFonts w:ascii="Arial" w:eastAsia="Times New Roman" w:hAnsi="Arial" w:cs="Arial"/>
          <w:color w:val="454545"/>
          <w:sz w:val="21"/>
          <w:szCs w:val="21"/>
        </w:rPr>
        <w:t>System32</w:t>
      </w:r>
      <w:r w:rsidRPr="001947FA">
        <w:rPr>
          <w:rFonts w:ascii="微软雅黑" w:eastAsia="微软雅黑" w:hAnsi="微软雅黑" w:cs="微软雅黑" w:hint="eastAsia"/>
          <w:color w:val="454545"/>
          <w:sz w:val="21"/>
          <w:szCs w:val="21"/>
        </w:rPr>
        <w:t>目录中，它将会与</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并存。如果你有任何需要使用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的应用程序，这次安装将不会对这个应用程序的执行产生任何影响</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3"/>
        </w:numPr>
        <w:shd w:val="clear" w:color="auto" w:fill="FFFFFF"/>
        <w:spacing w:after="0" w:line="272" w:lineRule="atLeast"/>
        <w:ind w:left="600"/>
        <w:rPr>
          <w:rFonts w:ascii="Arial" w:eastAsia="Times New Roman" w:hAnsi="Arial" w:cs="Arial"/>
          <w:color w:val="454545"/>
          <w:sz w:val="24"/>
          <w:szCs w:val="24"/>
        </w:rPr>
      </w:pPr>
      <w:r w:rsidRPr="001947FA">
        <w:rPr>
          <w:rFonts w:ascii="Arial" w:eastAsia="Times New Roman" w:hAnsi="Arial" w:cs="Arial"/>
          <w:b/>
          <w:bCs/>
          <w:color w:val="454545"/>
          <w:sz w:val="21"/>
          <w:szCs w:val="21"/>
        </w:rPr>
        <w:t>ProgIDs</w:t>
      </w:r>
      <w:r w:rsidRPr="001947FA">
        <w:rPr>
          <w:rFonts w:ascii="微软雅黑" w:eastAsia="微软雅黑" w:hAnsi="微软雅黑" w:cs="微软雅黑" w:hint="eastAsia"/>
          <w:b/>
          <w:bCs/>
          <w:color w:val="454545"/>
          <w:sz w:val="21"/>
          <w:szCs w:val="21"/>
        </w:rPr>
        <w:t>锁定版本</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如果你的应用程序需要使用</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的新特性，那么你应该通过</w:t>
      </w:r>
      <w:hyperlink r:id="rId7" w:tgtFrame="_blank" w:history="1">
        <w:r w:rsidRPr="001947FA">
          <w:rPr>
            <w:rFonts w:ascii="Arial" w:eastAsia="Times New Roman" w:hAnsi="Arial" w:cs="Arial"/>
            <w:color w:val="CA491D"/>
            <w:sz w:val="21"/>
            <w:szCs w:val="21"/>
            <w:u w:val="single"/>
          </w:rPr>
          <w:t>MSXML6</w:t>
        </w:r>
        <w:r w:rsidRPr="001947FA">
          <w:rPr>
            <w:rFonts w:ascii="微软雅黑" w:eastAsia="微软雅黑" w:hAnsi="微软雅黑" w:cs="微软雅黑" w:hint="eastAsia"/>
            <w:color w:val="CA491D"/>
            <w:sz w:val="21"/>
            <w:szCs w:val="21"/>
            <w:u w:val="single"/>
          </w:rPr>
          <w:t>的</w:t>
        </w:r>
        <w:r w:rsidRPr="001947FA">
          <w:rPr>
            <w:rFonts w:ascii="Arial" w:eastAsia="Times New Roman" w:hAnsi="Arial" w:cs="Arial"/>
            <w:color w:val="CA491D"/>
            <w:sz w:val="21"/>
            <w:szCs w:val="21"/>
            <w:u w:val="single"/>
          </w:rPr>
          <w:t>ProgIDs</w:t>
        </w:r>
      </w:hyperlink>
      <w:r w:rsidRPr="001947FA">
        <w:rPr>
          <w:rFonts w:ascii="微软雅黑" w:eastAsia="微软雅黑" w:hAnsi="微软雅黑" w:cs="微软雅黑" w:hint="eastAsia"/>
          <w:color w:val="454545"/>
          <w:sz w:val="21"/>
          <w:szCs w:val="21"/>
        </w:rPr>
        <w:t>来实例化</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对象：</w:t>
      </w:r>
      <w:r w:rsidRPr="001947FA">
        <w:rPr>
          <w:rFonts w:ascii="Arial" w:eastAsia="Times New Roman" w:hAnsi="Arial" w:cs="Arial"/>
          <w:color w:val="454545"/>
          <w:sz w:val="21"/>
          <w:szCs w:val="21"/>
        </w:rPr>
        <w:br/>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454545"/>
          <w:sz w:val="21"/>
          <w:szCs w:val="21"/>
        </w:rPr>
        <w:t> xmlDOM = </w:t>
      </w:r>
      <w:r w:rsidRPr="001947FA">
        <w:rPr>
          <w:rFonts w:ascii="Courier New" w:eastAsia="Times New Roman" w:hAnsi="Courier New" w:cs="Courier New"/>
          <w:color w:val="0000FF"/>
          <w:sz w:val="21"/>
          <w:szCs w:val="21"/>
        </w:rPr>
        <w:t>new</w:t>
      </w:r>
      <w:r w:rsidRPr="001947FA">
        <w:rPr>
          <w:rFonts w:ascii="Courier New" w:eastAsia="Times New Roman" w:hAnsi="Courier New" w:cs="Courier New"/>
          <w:color w:val="454545"/>
          <w:sz w:val="21"/>
          <w:szCs w:val="21"/>
        </w:rPr>
        <w:t> ActiveXObject(</w:t>
      </w:r>
      <w:r w:rsidRPr="001947FA">
        <w:rPr>
          <w:rFonts w:ascii="Courier New" w:eastAsia="Times New Roman" w:hAnsi="Courier New" w:cs="Courier New"/>
          <w:color w:val="800000"/>
          <w:sz w:val="21"/>
          <w:szCs w:val="21"/>
        </w:rPr>
        <w:t>'Msxml2.DOMDocument.3.0'</w:t>
      </w:r>
      <w:r w:rsidRPr="001947FA">
        <w:rPr>
          <w:rFonts w:ascii="Courier New" w:eastAsia="Times New Roman" w:hAnsi="Courier New" w:cs="Courier New"/>
          <w:color w:val="454545"/>
          <w:sz w:val="21"/>
          <w:szCs w:val="21"/>
        </w:rPr>
        <w:t>) //uses MSXML 3.0</w:t>
      </w:r>
      <w:r w:rsidRPr="001947FA">
        <w:rPr>
          <w:rFonts w:ascii="微软雅黑" w:eastAsia="微软雅黑" w:hAnsi="微软雅黑" w:cs="Arial" w:hint="eastAsia"/>
          <w:color w:val="454545"/>
          <w:sz w:val="21"/>
          <w:szCs w:val="21"/>
        </w:rPr>
        <w:br/>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454545"/>
          <w:sz w:val="21"/>
          <w:szCs w:val="21"/>
        </w:rPr>
        <w:t> xmlDOM = </w:t>
      </w:r>
      <w:r w:rsidRPr="001947FA">
        <w:rPr>
          <w:rFonts w:ascii="Courier New" w:eastAsia="Times New Roman" w:hAnsi="Courier New" w:cs="Courier New"/>
          <w:color w:val="0000FF"/>
          <w:sz w:val="21"/>
          <w:szCs w:val="21"/>
        </w:rPr>
        <w:t>new</w:t>
      </w:r>
      <w:r w:rsidRPr="001947FA">
        <w:rPr>
          <w:rFonts w:ascii="Courier New" w:eastAsia="Times New Roman" w:hAnsi="Courier New" w:cs="Courier New"/>
          <w:color w:val="454545"/>
          <w:sz w:val="21"/>
          <w:szCs w:val="21"/>
        </w:rPr>
        <w:t> ActiveXObject(</w:t>
      </w:r>
      <w:r w:rsidRPr="001947FA">
        <w:rPr>
          <w:rFonts w:ascii="Courier New" w:eastAsia="Times New Roman" w:hAnsi="Courier New" w:cs="Courier New"/>
          <w:color w:val="800000"/>
          <w:sz w:val="21"/>
          <w:szCs w:val="21"/>
        </w:rPr>
        <w:t>'Msxml2.DOMDocument.6.0'</w:t>
      </w:r>
      <w:r w:rsidRPr="001947FA">
        <w:rPr>
          <w:rFonts w:ascii="Courier New" w:eastAsia="Times New Roman" w:hAnsi="Courier New" w:cs="Courier New"/>
          <w:color w:val="454545"/>
          <w:sz w:val="21"/>
          <w:szCs w:val="21"/>
        </w:rPr>
        <w:t>) //uses MSXML 6.0</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需要注意的是，对某个特定版本的</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来说，</w:t>
      </w:r>
      <w:r w:rsidRPr="001947FA">
        <w:rPr>
          <w:rFonts w:ascii="Arial" w:eastAsia="Times New Roman" w:hAnsi="Arial" w:cs="Arial"/>
          <w:color w:val="454545"/>
          <w:sz w:val="21"/>
          <w:szCs w:val="21"/>
        </w:rPr>
        <w:t>Service Pack</w:t>
      </w:r>
      <w:r w:rsidRPr="001947FA">
        <w:rPr>
          <w:rFonts w:ascii="微软雅黑" w:eastAsia="微软雅黑" w:hAnsi="微软雅黑" w:cs="微软雅黑" w:hint="eastAsia"/>
          <w:color w:val="454545"/>
          <w:sz w:val="21"/>
          <w:szCs w:val="21"/>
        </w:rPr>
        <w:t>并</w:t>
      </w:r>
      <w:r w:rsidRPr="001947FA">
        <w:rPr>
          <w:rFonts w:ascii="微软雅黑" w:eastAsia="微软雅黑" w:hAnsi="微软雅黑" w:cs="微软雅黑" w:hint="eastAsia"/>
          <w:b/>
          <w:bCs/>
          <w:color w:val="454545"/>
          <w:sz w:val="21"/>
          <w:szCs w:val="21"/>
        </w:rPr>
        <w:t>不是</w:t>
      </w:r>
      <w:r w:rsidRPr="001947FA">
        <w:rPr>
          <w:rFonts w:ascii="微软雅黑" w:eastAsia="微软雅黑" w:hAnsi="微软雅黑" w:cs="微软雅黑" w:hint="eastAsia"/>
          <w:color w:val="454545"/>
          <w:sz w:val="21"/>
          <w:szCs w:val="21"/>
        </w:rPr>
        <w:t>并列模式安装的，它会升级原来的</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到</w:t>
      </w:r>
      <w:r w:rsidRPr="001947FA">
        <w:rPr>
          <w:rFonts w:ascii="Arial" w:eastAsia="Times New Roman" w:hAnsi="Arial" w:cs="Arial"/>
          <w:color w:val="454545"/>
          <w:sz w:val="21"/>
          <w:szCs w:val="21"/>
        </w:rPr>
        <w:t>Service Pack</w:t>
      </w:r>
      <w:r w:rsidRPr="001947FA">
        <w:rPr>
          <w:rFonts w:ascii="微软雅黑" w:eastAsia="微软雅黑" w:hAnsi="微软雅黑" w:cs="微软雅黑" w:hint="eastAsia"/>
          <w:color w:val="454545"/>
          <w:sz w:val="21"/>
          <w:szCs w:val="21"/>
        </w:rPr>
        <w:t>的版本。比如，如果你的机器中正在运行</w:t>
      </w:r>
      <w:r w:rsidRPr="001947FA">
        <w:rPr>
          <w:rFonts w:ascii="Arial" w:eastAsia="Times New Roman" w:hAnsi="Arial" w:cs="Arial"/>
          <w:color w:val="454545"/>
          <w:sz w:val="21"/>
          <w:szCs w:val="21"/>
        </w:rPr>
        <w:t>MSXML3 SP5</w:t>
      </w:r>
      <w:r w:rsidRPr="001947FA">
        <w:rPr>
          <w:rFonts w:ascii="微软雅黑" w:eastAsia="微软雅黑" w:hAnsi="微软雅黑" w:cs="微软雅黑" w:hint="eastAsia"/>
          <w:color w:val="454545"/>
          <w:sz w:val="21"/>
          <w:szCs w:val="21"/>
        </w:rPr>
        <w:t>，然后你安装了</w:t>
      </w:r>
      <w:r w:rsidRPr="001947FA">
        <w:rPr>
          <w:rFonts w:ascii="Arial" w:eastAsia="Times New Roman" w:hAnsi="Arial" w:cs="Arial"/>
          <w:color w:val="454545"/>
          <w:sz w:val="21"/>
          <w:szCs w:val="21"/>
        </w:rPr>
        <w:t>MSXML3 SP7</w:t>
      </w:r>
      <w:r w:rsidRPr="001947FA">
        <w:rPr>
          <w:rFonts w:ascii="微软雅黑" w:eastAsia="微软雅黑" w:hAnsi="微软雅黑" w:cs="微软雅黑" w:hint="eastAsia"/>
          <w:color w:val="454545"/>
          <w:sz w:val="21"/>
          <w:szCs w:val="21"/>
        </w:rPr>
        <w:t>，那么所有使用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的应用程序将会自动地运行</w:t>
      </w:r>
      <w:r w:rsidRPr="001947FA">
        <w:rPr>
          <w:rFonts w:ascii="Arial" w:eastAsia="Times New Roman" w:hAnsi="Arial" w:cs="Arial"/>
          <w:color w:val="454545"/>
          <w:sz w:val="21"/>
          <w:szCs w:val="21"/>
        </w:rPr>
        <w:t>MSXML3 SP7</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理想情况下，用户应该针对</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对应用程序进行标准化。但是正如上文中提到的，在不久的将来，旧版应用程序和需要零部署的应用程序可能会对完全迁移到</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产生阻碍。既然这样，就有两个因素需要平衡：功能和测试代价。于是，本质上我们有两种选择</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4"/>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尝试</w:t>
      </w:r>
      <w:r w:rsidRPr="001947FA">
        <w:rPr>
          <w:rFonts w:ascii="Arial" w:eastAsia="Times New Roman" w:hAnsi="Arial" w:cs="Arial"/>
          <w:b/>
          <w:bCs/>
          <w:color w:val="454545"/>
          <w:sz w:val="21"/>
          <w:szCs w:val="21"/>
        </w:rPr>
        <w:t>MSXML6</w:t>
      </w:r>
      <w:r w:rsidRPr="001947FA">
        <w:rPr>
          <w:rFonts w:ascii="微软雅黑" w:eastAsia="微软雅黑" w:hAnsi="微软雅黑" w:cs="微软雅黑" w:hint="eastAsia"/>
          <w:b/>
          <w:bCs/>
          <w:color w:val="454545"/>
          <w:sz w:val="21"/>
          <w:szCs w:val="21"/>
        </w:rPr>
        <w:t>并且以</w:t>
      </w:r>
      <w:r w:rsidRPr="001947FA">
        <w:rPr>
          <w:rFonts w:ascii="Arial" w:eastAsia="Times New Roman" w:hAnsi="Arial" w:cs="Arial"/>
          <w:b/>
          <w:bCs/>
          <w:color w:val="454545"/>
          <w:sz w:val="21"/>
          <w:szCs w:val="21"/>
        </w:rPr>
        <w:t>MSXML3</w:t>
      </w:r>
      <w:r w:rsidRPr="001947FA">
        <w:rPr>
          <w:rFonts w:ascii="微软雅黑" w:eastAsia="微软雅黑" w:hAnsi="微软雅黑" w:cs="微软雅黑" w:hint="eastAsia"/>
          <w:b/>
          <w:bCs/>
          <w:color w:val="454545"/>
          <w:sz w:val="21"/>
          <w:szCs w:val="21"/>
        </w:rPr>
        <w:t>做为备用</w:t>
      </w:r>
      <w:r w:rsidRPr="001947FA">
        <w:rPr>
          <w:rFonts w:ascii="Arial" w:eastAsia="Times New Roman" w:hAnsi="Arial" w:cs="Arial"/>
          <w:b/>
          <w:bCs/>
          <w:color w:val="454545"/>
          <w:sz w:val="21"/>
          <w:szCs w:val="21"/>
        </w:rPr>
        <w:br/>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不仅有一些</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没有的功能（比如支持</w:t>
      </w:r>
      <w:r w:rsidRPr="001947FA">
        <w:rPr>
          <w:rFonts w:ascii="Arial" w:eastAsia="Times New Roman" w:hAnsi="Arial" w:cs="Arial"/>
          <w:color w:val="454545"/>
          <w:sz w:val="21"/>
          <w:szCs w:val="21"/>
        </w:rPr>
        <w:t>XSD</w:t>
      </w:r>
      <w:r w:rsidRPr="001947FA">
        <w:rPr>
          <w:rFonts w:ascii="微软雅黑" w:eastAsia="微软雅黑" w:hAnsi="微软雅黑" w:cs="微软雅黑" w:hint="eastAsia"/>
          <w:color w:val="454545"/>
          <w:sz w:val="21"/>
          <w:szCs w:val="21"/>
        </w:rPr>
        <w:t>架构），而且提升了稳定性、性能和安全性。所以你的应用程序应该尝试使用</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，如果出现问题也应该能够用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来替代。如果你不想在你的应用程序发布前出意外的话，请记住要对你的应用程序分别使用</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和</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进行测试。下面是简单的示例：</w:t>
      </w:r>
      <w:r w:rsidRPr="001947FA">
        <w:rPr>
          <w:rFonts w:ascii="Arial" w:eastAsia="Times New Roman" w:hAnsi="Arial" w:cs="Arial"/>
          <w:color w:val="454545"/>
          <w:sz w:val="21"/>
          <w:szCs w:val="21"/>
        </w:rPr>
        <w:br/>
      </w:r>
      <w:r w:rsidRPr="001947FA">
        <w:rPr>
          <w:rFonts w:ascii="Courier New" w:eastAsia="Times New Roman" w:hAnsi="Courier New" w:cs="Courier New"/>
          <w:color w:val="0000FF"/>
          <w:sz w:val="21"/>
          <w:szCs w:val="21"/>
        </w:rPr>
        <w:t>if</w:t>
      </w:r>
      <w:r w:rsidRPr="001947FA">
        <w:rPr>
          <w:rFonts w:ascii="Courier New" w:eastAsia="Times New Roman" w:hAnsi="Courier New" w:cs="Courier New"/>
          <w:color w:val="454545"/>
          <w:sz w:val="21"/>
          <w:szCs w:val="21"/>
        </w:rPr>
        <w:t> (Web.Application.get_type() == Web.ApplicationType.InternetExplorer)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454545"/>
          <w:sz w:val="21"/>
          <w:szCs w:val="21"/>
        </w:rPr>
        <w:t> progIDs = [ </w:t>
      </w:r>
      <w:r w:rsidRPr="001947FA">
        <w:rPr>
          <w:rFonts w:ascii="Courier New" w:eastAsia="Times New Roman" w:hAnsi="Courier New" w:cs="Courier New"/>
          <w:color w:val="800000"/>
          <w:sz w:val="21"/>
          <w:szCs w:val="21"/>
        </w:rPr>
        <w:t>'Msxml2.DOMDocument.6.0'</w:t>
      </w:r>
      <w:r w:rsidRPr="001947FA">
        <w:rPr>
          <w:rFonts w:ascii="Courier New" w:eastAsia="Times New Roman" w:hAnsi="Courier New" w:cs="Courier New"/>
          <w:color w:val="454545"/>
          <w:sz w:val="21"/>
          <w:szCs w:val="21"/>
        </w:rPr>
        <w:t>, </w:t>
      </w:r>
      <w:r w:rsidRPr="001947FA">
        <w:rPr>
          <w:rFonts w:ascii="Courier New" w:eastAsia="Times New Roman" w:hAnsi="Courier New" w:cs="Courier New"/>
          <w:color w:val="800000"/>
          <w:sz w:val="21"/>
          <w:szCs w:val="21"/>
        </w:rPr>
        <w:t>'Msxml2.DOMDocument.3.0'</w:t>
      </w:r>
      <w:r w:rsidRPr="001947FA">
        <w:rPr>
          <w:rFonts w:ascii="Courier New" w:eastAsia="Times New Roman" w:hAnsi="Courier New" w:cs="Courier New"/>
          <w:color w:val="454545"/>
          <w:sz w:val="21"/>
          <w:szCs w:val="21"/>
        </w:rPr>
        <w:t>];</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0000FF"/>
          <w:sz w:val="21"/>
          <w:szCs w:val="21"/>
        </w:rPr>
        <w:t>for</w:t>
      </w:r>
      <w:r w:rsidRPr="001947FA">
        <w:rPr>
          <w:rFonts w:ascii="Courier New" w:eastAsia="Times New Roman" w:hAnsi="Courier New" w:cs="Courier New"/>
          <w:color w:val="454545"/>
          <w:sz w:val="21"/>
          <w:szCs w:val="21"/>
        </w:rPr>
        <w:t> (</w:t>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454545"/>
          <w:sz w:val="21"/>
          <w:szCs w:val="21"/>
        </w:rPr>
        <w:t> i = 0; i &lt; progIDs.length; i++)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0000FF"/>
          <w:sz w:val="21"/>
          <w:szCs w:val="21"/>
        </w:rPr>
        <w:t>try</w:t>
      </w:r>
      <w:r w:rsidRPr="001947FA">
        <w:rPr>
          <w:rFonts w:ascii="Courier New" w:eastAsia="Times New Roman" w:hAnsi="Courier New" w:cs="Courier New"/>
          <w:color w:val="454545"/>
          <w:sz w:val="21"/>
          <w:szCs w:val="21"/>
        </w:rPr>
        <w:t>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454545"/>
          <w:sz w:val="21"/>
          <w:szCs w:val="21"/>
        </w:rPr>
        <w:t> xmlDOM = </w:t>
      </w:r>
      <w:r w:rsidRPr="001947FA">
        <w:rPr>
          <w:rFonts w:ascii="Courier New" w:eastAsia="Times New Roman" w:hAnsi="Courier New" w:cs="Courier New"/>
          <w:color w:val="0000FF"/>
          <w:sz w:val="21"/>
          <w:szCs w:val="21"/>
        </w:rPr>
        <w:t>new</w:t>
      </w:r>
      <w:r w:rsidRPr="001947FA">
        <w:rPr>
          <w:rFonts w:ascii="Courier New" w:eastAsia="Times New Roman" w:hAnsi="Courier New" w:cs="Courier New"/>
          <w:color w:val="454545"/>
          <w:sz w:val="21"/>
          <w:szCs w:val="21"/>
        </w:rPr>
        <w:t> ActiveXObject(progIDs[i]);</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0000FF"/>
          <w:sz w:val="21"/>
          <w:szCs w:val="21"/>
        </w:rPr>
        <w:t>return</w:t>
      </w:r>
      <w:r w:rsidRPr="001947FA">
        <w:rPr>
          <w:rFonts w:ascii="Courier New" w:eastAsia="Times New Roman" w:hAnsi="Courier New" w:cs="Courier New"/>
          <w:color w:val="454545"/>
          <w:sz w:val="21"/>
          <w:szCs w:val="21"/>
        </w:rPr>
        <w:t> xmlDOM;</w:t>
      </w:r>
      <w:r w:rsidRPr="001947FA">
        <w:rPr>
          <w:rFonts w:ascii="Courier New" w:eastAsia="Times New Roman" w:hAnsi="Courier New" w:cs="Courier New"/>
          <w:color w:val="454545"/>
          <w:sz w:val="21"/>
          <w:szCs w:val="21"/>
        </w:rPr>
        <w:br/>
        <w:t>    } </w:t>
      </w:r>
      <w:r w:rsidRPr="001947FA">
        <w:rPr>
          <w:rFonts w:ascii="Courier New" w:eastAsia="Times New Roman" w:hAnsi="Courier New" w:cs="Courier New"/>
          <w:color w:val="0000FF"/>
          <w:sz w:val="21"/>
          <w:szCs w:val="21"/>
        </w:rPr>
        <w:t>catch</w:t>
      </w:r>
      <w:r w:rsidRPr="001947FA">
        <w:rPr>
          <w:rFonts w:ascii="Courier New" w:eastAsia="Times New Roman" w:hAnsi="Courier New" w:cs="Courier New"/>
          <w:color w:val="454545"/>
          <w:sz w:val="21"/>
          <w:szCs w:val="21"/>
        </w:rPr>
        <w:t> (ex)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454545"/>
          <w:sz w:val="21"/>
          <w:szCs w:val="21"/>
        </w:rPr>
        <w:br/>
        <w:t>  </w:t>
      </w:r>
      <w:r w:rsidRPr="001947FA">
        <w:rPr>
          <w:rFonts w:ascii="Courier New" w:eastAsia="Times New Roman" w:hAnsi="Courier New" w:cs="Courier New"/>
          <w:color w:val="0000FF"/>
          <w:sz w:val="21"/>
          <w:szCs w:val="21"/>
        </w:rPr>
        <w:t>return</w:t>
      </w:r>
      <w:r w:rsidRPr="001947FA">
        <w:rPr>
          <w:rFonts w:ascii="Courier New" w:eastAsia="Times New Roman" w:hAnsi="Courier New" w:cs="Courier New"/>
          <w:color w:val="454545"/>
          <w:sz w:val="21"/>
          <w:szCs w:val="21"/>
        </w:rPr>
        <w:t> </w:t>
      </w:r>
      <w:r w:rsidRPr="001947FA">
        <w:rPr>
          <w:rFonts w:ascii="Courier New" w:eastAsia="Times New Roman" w:hAnsi="Courier New" w:cs="Courier New"/>
          <w:color w:val="0000FF"/>
          <w:sz w:val="21"/>
          <w:szCs w:val="21"/>
        </w:rPr>
        <w:t>null</w:t>
      </w:r>
      <w:r w:rsidRPr="001947FA">
        <w:rPr>
          <w:rFonts w:ascii="Courier New" w:eastAsia="Times New Roman" w:hAnsi="Courier New" w:cs="Courier New"/>
          <w:color w:val="454545"/>
          <w:sz w:val="21"/>
          <w:szCs w:val="21"/>
        </w:rPr>
        <w:t>;</w:t>
      </w:r>
      <w:r w:rsidRPr="001947FA">
        <w:rPr>
          <w:rFonts w:ascii="Courier New" w:eastAsia="Times New Roman" w:hAnsi="Courier New" w:cs="Courier New"/>
          <w:color w:val="454545"/>
          <w:sz w:val="21"/>
          <w:szCs w:val="21"/>
        </w:rPr>
        <w:br/>
        <w:t>}</w:t>
      </w:r>
    </w:p>
    <w:p w:rsidR="001947FA" w:rsidRPr="001947FA" w:rsidRDefault="001947FA" w:rsidP="001947FA">
      <w:pPr>
        <w:numPr>
          <w:ilvl w:val="0"/>
          <w:numId w:val="4"/>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lastRenderedPageBreak/>
        <w:t>针对</w:t>
      </w:r>
      <w:r w:rsidRPr="001947FA">
        <w:rPr>
          <w:rFonts w:ascii="Arial" w:eastAsia="Times New Roman" w:hAnsi="Arial" w:cs="Arial"/>
          <w:b/>
          <w:bCs/>
          <w:color w:val="454545"/>
          <w:sz w:val="21"/>
          <w:szCs w:val="21"/>
        </w:rPr>
        <w:t>MSXML3</w:t>
      </w:r>
      <w:r w:rsidRPr="001947FA">
        <w:rPr>
          <w:rFonts w:ascii="微软雅黑" w:eastAsia="微软雅黑" w:hAnsi="微软雅黑" w:cs="微软雅黑" w:hint="eastAsia"/>
          <w:b/>
          <w:bCs/>
          <w:color w:val="454545"/>
          <w:sz w:val="21"/>
          <w:szCs w:val="21"/>
        </w:rPr>
        <w:t>进行标准化并为在将来使用</w:t>
      </w:r>
      <w:r w:rsidRPr="001947FA">
        <w:rPr>
          <w:rFonts w:ascii="Arial" w:eastAsia="Times New Roman" w:hAnsi="Arial" w:cs="Arial"/>
          <w:b/>
          <w:bCs/>
          <w:color w:val="454545"/>
          <w:sz w:val="21"/>
          <w:szCs w:val="21"/>
        </w:rPr>
        <w:t>MSXML6</w:t>
      </w:r>
      <w:r w:rsidRPr="001947FA">
        <w:rPr>
          <w:rFonts w:ascii="微软雅黑" w:eastAsia="微软雅黑" w:hAnsi="微软雅黑" w:cs="微软雅黑" w:hint="eastAsia"/>
          <w:b/>
          <w:bCs/>
          <w:color w:val="454545"/>
          <w:sz w:val="21"/>
          <w:szCs w:val="21"/>
        </w:rPr>
        <w:t>做准备</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这么做会在降低测试代价的同时把应用程序的功能局限在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上。我会试着在以后的博文中写一些关于</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的应用程序如何迁移到</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（或更高的版本）上</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一些需要注意的事</w:t>
      </w:r>
      <w:r w:rsidRPr="001947FA">
        <w:rPr>
          <w:rFonts w:ascii="微软雅黑" w:eastAsia="微软雅黑" w:hAnsi="微软雅黑" w:cs="微软雅黑"/>
          <w:color w:val="454545"/>
          <w:sz w:val="21"/>
          <w:szCs w:val="21"/>
        </w:rPr>
        <w:t>情</w:t>
      </w:r>
    </w:p>
    <w:p w:rsidR="001947FA" w:rsidRPr="001947FA" w:rsidRDefault="001947FA" w:rsidP="001947FA">
      <w:pPr>
        <w:numPr>
          <w:ilvl w:val="0"/>
          <w:numId w:val="5"/>
        </w:numPr>
        <w:shd w:val="clear" w:color="auto" w:fill="FFFFFF"/>
        <w:spacing w:after="0" w:line="272" w:lineRule="atLeast"/>
        <w:ind w:left="600"/>
        <w:rPr>
          <w:rFonts w:ascii="Arial" w:eastAsia="Times New Roman" w:hAnsi="Arial" w:cs="Arial"/>
          <w:color w:val="454545"/>
          <w:sz w:val="24"/>
          <w:szCs w:val="24"/>
        </w:rPr>
      </w:pPr>
      <w:r w:rsidRPr="001947FA">
        <w:rPr>
          <w:rFonts w:ascii="Arial" w:eastAsia="Times New Roman" w:hAnsi="Arial" w:cs="Arial"/>
          <w:b/>
          <w:bCs/>
          <w:color w:val="454545"/>
          <w:sz w:val="21"/>
          <w:szCs w:val="21"/>
        </w:rPr>
        <w:t>MSXML6</w:t>
      </w:r>
      <w:r w:rsidRPr="001947FA">
        <w:rPr>
          <w:rFonts w:ascii="微软雅黑" w:eastAsia="微软雅黑" w:hAnsi="微软雅黑" w:cs="微软雅黑" w:hint="eastAsia"/>
          <w:b/>
          <w:bCs/>
          <w:color w:val="454545"/>
          <w:sz w:val="21"/>
          <w:szCs w:val="21"/>
        </w:rPr>
        <w:t>中对安全敏感的特性是默认关闭（</w:t>
      </w:r>
      <w:r w:rsidRPr="001947FA">
        <w:rPr>
          <w:rFonts w:ascii="Arial" w:eastAsia="Times New Roman" w:hAnsi="Arial" w:cs="Arial"/>
          <w:b/>
          <w:bCs/>
          <w:color w:val="454545"/>
          <w:sz w:val="21"/>
          <w:szCs w:val="21"/>
        </w:rPr>
        <w:t>off-by-default</w:t>
      </w:r>
      <w:r w:rsidRPr="001947FA">
        <w:rPr>
          <w:rFonts w:ascii="微软雅黑" w:eastAsia="微软雅黑" w:hAnsi="微软雅黑" w:cs="微软雅黑" w:hint="eastAsia"/>
          <w:b/>
          <w:bCs/>
          <w:color w:val="454545"/>
          <w:sz w:val="21"/>
          <w:szCs w:val="21"/>
        </w:rPr>
        <w:t>）的</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然而，为了向下兼容和避免一些问题，</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中一些对安全敏感的特性是默认打开（</w:t>
      </w:r>
      <w:r w:rsidRPr="001947FA">
        <w:rPr>
          <w:rFonts w:ascii="Arial" w:eastAsia="Times New Roman" w:hAnsi="Arial" w:cs="Arial"/>
          <w:color w:val="454545"/>
          <w:sz w:val="21"/>
          <w:szCs w:val="21"/>
        </w:rPr>
        <w:t>on-by-default</w:t>
      </w:r>
      <w:r w:rsidRPr="001947FA">
        <w:rPr>
          <w:rFonts w:ascii="微软雅黑" w:eastAsia="微软雅黑" w:hAnsi="微软雅黑" w:cs="微软雅黑" w:hint="eastAsia"/>
          <w:color w:val="454545"/>
          <w:sz w:val="21"/>
          <w:szCs w:val="21"/>
        </w:rPr>
        <w:t>）的。请查阅</w:t>
      </w:r>
      <w:hyperlink r:id="rId8" w:tgtFrame="_blank" w:history="1">
        <w:r w:rsidRPr="001947FA">
          <w:rPr>
            <w:rFonts w:ascii="Arial" w:eastAsia="Times New Roman" w:hAnsi="Arial" w:cs="Arial"/>
            <w:color w:val="CA491D"/>
            <w:sz w:val="21"/>
            <w:szCs w:val="21"/>
            <w:u w:val="single"/>
          </w:rPr>
          <w:t>SDK</w:t>
        </w:r>
      </w:hyperlink>
      <w:r w:rsidRPr="001947FA">
        <w:rPr>
          <w:rFonts w:ascii="微软雅黑" w:eastAsia="微软雅黑" w:hAnsi="微软雅黑" w:cs="微软雅黑" w:hint="eastAsia"/>
          <w:color w:val="454545"/>
          <w:sz w:val="21"/>
          <w:szCs w:val="21"/>
        </w:rPr>
        <w:t>以了解更详细的信息</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5"/>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使用</w:t>
      </w:r>
      <w:r w:rsidRPr="001947FA">
        <w:rPr>
          <w:rFonts w:ascii="Arial" w:eastAsia="Times New Roman" w:hAnsi="Arial" w:cs="Arial"/>
          <w:b/>
          <w:bCs/>
          <w:color w:val="454545"/>
          <w:sz w:val="21"/>
          <w:szCs w:val="21"/>
        </w:rPr>
        <w:t>XSD</w:t>
      </w:r>
      <w:r w:rsidRPr="001947FA">
        <w:rPr>
          <w:rFonts w:ascii="微软雅黑" w:eastAsia="微软雅黑" w:hAnsi="微软雅黑" w:cs="微软雅黑" w:hint="eastAsia"/>
          <w:b/>
          <w:bCs/>
          <w:color w:val="454545"/>
          <w:sz w:val="21"/>
          <w:szCs w:val="21"/>
        </w:rPr>
        <w:t>架构语言</w:t>
      </w:r>
      <w:r w:rsidRPr="001947FA">
        <w:rPr>
          <w:rFonts w:ascii="Arial" w:eastAsia="Times New Roman" w:hAnsi="Arial" w:cs="Arial"/>
          <w:b/>
          <w:bCs/>
          <w:color w:val="454545"/>
          <w:sz w:val="21"/>
          <w:szCs w:val="21"/>
        </w:rPr>
        <w:br/>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并不支持</w:t>
      </w:r>
      <w:hyperlink r:id="rId9" w:anchor="dev" w:tgtFrame="_blank" w:history="1">
        <w:r w:rsidRPr="001947FA">
          <w:rPr>
            <w:rFonts w:ascii="Arial" w:eastAsia="Times New Roman" w:hAnsi="Arial" w:cs="Arial"/>
            <w:color w:val="CA491D"/>
            <w:sz w:val="21"/>
            <w:szCs w:val="21"/>
            <w:u w:val="single"/>
          </w:rPr>
          <w:t>Xml Schema</w:t>
        </w:r>
        <w:r w:rsidRPr="001947FA">
          <w:rPr>
            <w:rFonts w:ascii="微软雅黑" w:eastAsia="微软雅黑" w:hAnsi="微软雅黑" w:cs="微软雅黑" w:hint="eastAsia"/>
            <w:color w:val="CA491D"/>
            <w:sz w:val="21"/>
            <w:szCs w:val="21"/>
            <w:u w:val="single"/>
          </w:rPr>
          <w:t>（</w:t>
        </w:r>
        <w:r w:rsidRPr="001947FA">
          <w:rPr>
            <w:rFonts w:ascii="Arial" w:eastAsia="Times New Roman" w:hAnsi="Arial" w:cs="Arial"/>
            <w:color w:val="CA491D"/>
            <w:sz w:val="21"/>
            <w:szCs w:val="21"/>
            <w:u w:val="single"/>
          </w:rPr>
          <w:t>XSD 1.0</w:t>
        </w:r>
      </w:hyperlink>
      <w:r w:rsidRPr="001947FA">
        <w:rPr>
          <w:rFonts w:ascii="微软雅黑" w:eastAsia="微软雅黑" w:hAnsi="微软雅黑" w:cs="微软雅黑" w:hint="eastAsia"/>
          <w:color w:val="0066CC"/>
          <w:sz w:val="21"/>
          <w:szCs w:val="21"/>
          <w:u w:val="single"/>
        </w:rPr>
        <w:t>）</w:t>
      </w:r>
      <w:r w:rsidRPr="001947FA">
        <w:rPr>
          <w:rFonts w:ascii="微软雅黑" w:eastAsia="微软雅黑" w:hAnsi="微软雅黑" w:cs="微软雅黑" w:hint="eastAsia"/>
          <w:color w:val="454545"/>
          <w:sz w:val="21"/>
          <w:szCs w:val="21"/>
        </w:rPr>
        <w:t>。所以依赖</w:t>
      </w:r>
      <w:r w:rsidRPr="001947FA">
        <w:rPr>
          <w:rFonts w:ascii="Arial" w:eastAsia="Times New Roman" w:hAnsi="Arial" w:cs="Arial"/>
          <w:color w:val="454545"/>
          <w:sz w:val="21"/>
          <w:szCs w:val="21"/>
        </w:rPr>
        <w:t>XSD</w:t>
      </w:r>
      <w:r w:rsidRPr="001947FA">
        <w:rPr>
          <w:rFonts w:ascii="微软雅黑" w:eastAsia="微软雅黑" w:hAnsi="微软雅黑" w:cs="微软雅黑" w:hint="eastAsia"/>
          <w:color w:val="454545"/>
          <w:sz w:val="21"/>
          <w:szCs w:val="21"/>
        </w:rPr>
        <w:t>的应用程序应该直接使用</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在</w:t>
      </w:r>
      <w:r w:rsidRPr="001947FA">
        <w:rPr>
          <w:rFonts w:ascii="Arial" w:eastAsia="Times New Roman" w:hAnsi="Arial" w:cs="Arial"/>
          <w:color w:val="454545"/>
          <w:sz w:val="21"/>
          <w:szCs w:val="21"/>
        </w:rPr>
        <w:t>XSD</w:t>
      </w:r>
      <w:r w:rsidRPr="001947FA">
        <w:rPr>
          <w:rFonts w:ascii="微软雅黑" w:eastAsia="微软雅黑" w:hAnsi="微软雅黑" w:cs="微软雅黑" w:hint="eastAsia"/>
          <w:color w:val="454545"/>
          <w:sz w:val="21"/>
          <w:szCs w:val="21"/>
        </w:rPr>
        <w:t>的实现上和</w:t>
      </w:r>
      <w:r w:rsidRPr="001947FA">
        <w:rPr>
          <w:rFonts w:ascii="Arial" w:eastAsia="Times New Roman" w:hAnsi="Arial" w:cs="Arial"/>
          <w:color w:val="454545"/>
          <w:sz w:val="21"/>
          <w:szCs w:val="21"/>
        </w:rPr>
        <w:t>MSXML4</w:t>
      </w:r>
      <w:r w:rsidRPr="001947FA">
        <w:rPr>
          <w:rFonts w:ascii="微软雅黑" w:eastAsia="微软雅黑" w:hAnsi="微软雅黑" w:cs="微软雅黑" w:hint="eastAsia"/>
          <w:color w:val="454545"/>
          <w:sz w:val="21"/>
          <w:szCs w:val="21"/>
        </w:rPr>
        <w:t>以及</w:t>
      </w:r>
      <w:r w:rsidRPr="001947FA">
        <w:rPr>
          <w:rFonts w:ascii="Arial" w:eastAsia="Times New Roman" w:hAnsi="Arial" w:cs="Arial"/>
          <w:color w:val="454545"/>
          <w:sz w:val="21"/>
          <w:szCs w:val="21"/>
        </w:rPr>
        <w:t>MSXML5</w:t>
      </w:r>
      <w:r w:rsidRPr="001947FA">
        <w:rPr>
          <w:rFonts w:ascii="微软雅黑" w:eastAsia="微软雅黑" w:hAnsi="微软雅黑" w:cs="微软雅黑" w:hint="eastAsia"/>
          <w:color w:val="454545"/>
          <w:sz w:val="21"/>
          <w:szCs w:val="21"/>
        </w:rPr>
        <w:t>上有些不同。</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更加符合</w:t>
      </w:r>
      <w:r w:rsidRPr="001947FA">
        <w:rPr>
          <w:rFonts w:ascii="Arial" w:eastAsia="Times New Roman" w:hAnsi="Arial" w:cs="Arial"/>
          <w:color w:val="454545"/>
          <w:sz w:val="21"/>
          <w:szCs w:val="21"/>
        </w:rPr>
        <w:t>W3C</w:t>
      </w:r>
      <w:r w:rsidRPr="001947FA">
        <w:rPr>
          <w:rFonts w:ascii="微软雅黑" w:eastAsia="微软雅黑" w:hAnsi="微软雅黑" w:cs="微软雅黑" w:hint="eastAsia"/>
          <w:color w:val="454545"/>
          <w:sz w:val="21"/>
          <w:szCs w:val="21"/>
        </w:rPr>
        <w:t>标准，对</w:t>
      </w:r>
      <w:r w:rsidRPr="001947FA">
        <w:rPr>
          <w:rFonts w:ascii="Arial" w:eastAsia="Times New Roman" w:hAnsi="Arial" w:cs="Arial"/>
          <w:color w:val="0066CC"/>
          <w:sz w:val="21"/>
          <w:szCs w:val="21"/>
          <w:u w:val="single"/>
        </w:rPr>
        <w:t>.</w:t>
      </w:r>
      <w:hyperlink r:id="rId10" w:tgtFrame="_blank" w:history="1">
        <w:r w:rsidRPr="001947FA">
          <w:rPr>
            <w:rFonts w:ascii="Arial" w:eastAsia="Times New Roman" w:hAnsi="Arial" w:cs="Arial"/>
            <w:color w:val="CA491D"/>
            <w:sz w:val="21"/>
            <w:szCs w:val="21"/>
            <w:u w:val="single"/>
          </w:rPr>
          <w:t>Net2.0</w:t>
        </w:r>
      </w:hyperlink>
      <w:r w:rsidRPr="001947FA">
        <w:rPr>
          <w:rFonts w:ascii="微软雅黑" w:eastAsia="微软雅黑" w:hAnsi="微软雅黑" w:cs="微软雅黑" w:hint="eastAsia"/>
          <w:color w:val="454545"/>
          <w:sz w:val="21"/>
          <w:szCs w:val="21"/>
        </w:rPr>
        <w:t>中的</w:t>
      </w:r>
      <w:r w:rsidRPr="001947FA">
        <w:rPr>
          <w:rFonts w:ascii="Arial" w:eastAsia="Times New Roman" w:hAnsi="Arial" w:cs="Arial"/>
          <w:color w:val="454545"/>
          <w:sz w:val="21"/>
          <w:szCs w:val="21"/>
        </w:rPr>
        <w:t>System.XML</w:t>
      </w:r>
      <w:r w:rsidRPr="001947FA">
        <w:rPr>
          <w:rFonts w:ascii="微软雅黑" w:eastAsia="微软雅黑" w:hAnsi="微软雅黑" w:cs="微软雅黑" w:hint="eastAsia"/>
          <w:color w:val="454545"/>
          <w:sz w:val="21"/>
          <w:szCs w:val="21"/>
        </w:rPr>
        <w:t>更加兼容。所以在有些应用程序升级的时候可能有些工作要做。请查阅</w:t>
      </w:r>
      <w:hyperlink r:id="rId11" w:tgtFrame="_blank" w:history="1">
        <w:r w:rsidRPr="001947FA">
          <w:rPr>
            <w:rFonts w:ascii="Arial" w:eastAsia="Times New Roman" w:hAnsi="Arial" w:cs="Arial"/>
            <w:color w:val="CA491D"/>
            <w:sz w:val="21"/>
            <w:szCs w:val="21"/>
            <w:u w:val="single"/>
          </w:rPr>
          <w:t>SDK</w:t>
        </w:r>
      </w:hyperlink>
      <w:r w:rsidRPr="001947FA">
        <w:rPr>
          <w:rFonts w:ascii="微软雅黑" w:eastAsia="微软雅黑" w:hAnsi="微软雅黑" w:cs="微软雅黑" w:hint="eastAsia"/>
          <w:color w:val="454545"/>
          <w:sz w:val="21"/>
          <w:szCs w:val="21"/>
        </w:rPr>
        <w:t>以了解更详细的信息</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5"/>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默认查询语言</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当你使用</w:t>
      </w:r>
      <w:r w:rsidRPr="001947FA">
        <w:rPr>
          <w:rFonts w:ascii="Arial" w:eastAsia="Times New Roman" w:hAnsi="Arial" w:cs="Arial"/>
          <w:color w:val="454545"/>
          <w:sz w:val="21"/>
          <w:szCs w:val="21"/>
        </w:rPr>
        <w:t>DOM</w:t>
      </w:r>
      <w:r w:rsidRPr="001947FA">
        <w:rPr>
          <w:rFonts w:ascii="微软雅黑" w:eastAsia="微软雅黑" w:hAnsi="微软雅黑" w:cs="微软雅黑" w:hint="eastAsia"/>
          <w:color w:val="454545"/>
          <w:sz w:val="21"/>
          <w:szCs w:val="21"/>
        </w:rPr>
        <w:t>中的</w:t>
      </w:r>
      <w:r w:rsidRPr="001947FA">
        <w:rPr>
          <w:rFonts w:ascii="Arial" w:eastAsia="Times New Roman" w:hAnsi="Arial" w:cs="Arial"/>
          <w:color w:val="454545"/>
          <w:sz w:val="21"/>
          <w:szCs w:val="21"/>
        </w:rPr>
        <w:t>SelectNodes</w:t>
      </w:r>
      <w:r w:rsidRPr="001947FA">
        <w:rPr>
          <w:rFonts w:ascii="微软雅黑" w:eastAsia="微软雅黑" w:hAnsi="微软雅黑" w:cs="微软雅黑" w:hint="eastAsia"/>
          <w:color w:val="454545"/>
          <w:sz w:val="21"/>
          <w:szCs w:val="21"/>
        </w:rPr>
        <w:t>或</w:t>
      </w:r>
      <w:r w:rsidRPr="001947FA">
        <w:rPr>
          <w:rFonts w:ascii="Arial" w:eastAsia="Times New Roman" w:hAnsi="Arial" w:cs="Arial"/>
          <w:color w:val="454545"/>
          <w:sz w:val="21"/>
          <w:szCs w:val="21"/>
        </w:rPr>
        <w:t>SelectSingleNode</w:t>
      </w:r>
      <w:r w:rsidRPr="001947FA">
        <w:rPr>
          <w:rFonts w:ascii="微软雅黑" w:eastAsia="微软雅黑" w:hAnsi="微软雅黑" w:cs="微软雅黑" w:hint="eastAsia"/>
          <w:color w:val="454545"/>
          <w:sz w:val="21"/>
          <w:szCs w:val="21"/>
        </w:rPr>
        <w:t>进行查询的时候，在</w:t>
      </w:r>
      <w:r w:rsidRPr="001947FA">
        <w:rPr>
          <w:rFonts w:ascii="Arial" w:eastAsia="Times New Roman" w:hAnsi="Arial" w:cs="Arial"/>
          <w:color w:val="454545"/>
          <w:sz w:val="21"/>
          <w:szCs w:val="21"/>
        </w:rPr>
        <w:t>MSXML6</w:t>
      </w:r>
      <w:r w:rsidRPr="001947FA">
        <w:rPr>
          <w:rFonts w:ascii="微软雅黑" w:eastAsia="微软雅黑" w:hAnsi="微软雅黑" w:cs="微软雅黑" w:hint="eastAsia"/>
          <w:color w:val="454545"/>
          <w:sz w:val="21"/>
          <w:szCs w:val="21"/>
        </w:rPr>
        <w:t>中默认的选择语言是</w:t>
      </w:r>
      <w:r w:rsidRPr="001947FA">
        <w:rPr>
          <w:rFonts w:ascii="Arial" w:eastAsia="Times New Roman" w:hAnsi="Arial" w:cs="Arial"/>
          <w:color w:val="454545"/>
          <w:sz w:val="21"/>
          <w:szCs w:val="21"/>
        </w:rPr>
        <w:t>XPath</w:t>
      </w:r>
      <w:r w:rsidRPr="001947FA">
        <w:rPr>
          <w:rFonts w:ascii="微软雅黑" w:eastAsia="微软雅黑" w:hAnsi="微软雅黑" w:cs="微软雅黑" w:hint="eastAsia"/>
          <w:color w:val="454545"/>
          <w:sz w:val="21"/>
          <w:szCs w:val="21"/>
        </w:rPr>
        <w:t>，而在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中则是</w:t>
      </w:r>
      <w:r w:rsidRPr="001947FA">
        <w:rPr>
          <w:rFonts w:ascii="Arial" w:eastAsia="Times New Roman" w:hAnsi="Arial" w:cs="Arial"/>
          <w:color w:val="454545"/>
          <w:sz w:val="21"/>
          <w:szCs w:val="21"/>
        </w:rPr>
        <w:t>XSL</w:t>
      </w:r>
      <w:r w:rsidRPr="001947FA">
        <w:rPr>
          <w:rFonts w:ascii="微软雅黑" w:eastAsia="微软雅黑" w:hAnsi="微软雅黑" w:cs="微软雅黑" w:hint="eastAsia"/>
          <w:color w:val="454545"/>
          <w:sz w:val="21"/>
          <w:szCs w:val="21"/>
        </w:rPr>
        <w:t>模式。可以像这样</w:t>
      </w:r>
      <w:r w:rsidRPr="001947FA">
        <w:rPr>
          <w:rFonts w:ascii="Arial" w:eastAsia="Times New Roman" w:hAnsi="Arial" w:cs="Arial"/>
          <w:i/>
          <w:iCs/>
          <w:color w:val="454545"/>
          <w:sz w:val="21"/>
          <w:szCs w:val="21"/>
        </w:rPr>
        <w:t>xmlDoc.setProperty("SelectionLanguage", "XPath");</w:t>
      </w:r>
      <w:r w:rsidRPr="001947FA">
        <w:rPr>
          <w:rFonts w:ascii="Arial" w:eastAsia="Times New Roman" w:hAnsi="Arial" w:cs="Arial"/>
          <w:color w:val="454545"/>
          <w:sz w:val="21"/>
          <w:szCs w:val="21"/>
        </w:rPr>
        <w:t> </w:t>
      </w:r>
      <w:r w:rsidRPr="001947FA">
        <w:rPr>
          <w:rFonts w:ascii="微软雅黑" w:eastAsia="微软雅黑" w:hAnsi="微软雅黑" w:cs="微软雅黑" w:hint="eastAsia"/>
          <w:color w:val="454545"/>
          <w:sz w:val="21"/>
          <w:szCs w:val="21"/>
        </w:rPr>
        <w:t>通过设置</w:t>
      </w:r>
      <w:r w:rsidRPr="001947FA">
        <w:rPr>
          <w:rFonts w:ascii="Arial" w:eastAsia="Times New Roman" w:hAnsi="Arial" w:cs="Arial"/>
          <w:color w:val="454545"/>
          <w:sz w:val="21"/>
          <w:szCs w:val="21"/>
        </w:rPr>
        <w:t>DOM</w:t>
      </w:r>
      <w:r w:rsidRPr="001947FA">
        <w:rPr>
          <w:rFonts w:ascii="微软雅黑" w:eastAsia="微软雅黑" w:hAnsi="微软雅黑" w:cs="微软雅黑" w:hint="eastAsia"/>
          <w:color w:val="454545"/>
          <w:sz w:val="21"/>
          <w:szCs w:val="21"/>
        </w:rPr>
        <w:t>的二级属性</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选择语言</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把</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的查询语言设置成标准</w:t>
      </w:r>
      <w:r w:rsidRPr="001947FA">
        <w:rPr>
          <w:rFonts w:ascii="Arial" w:eastAsia="Times New Roman" w:hAnsi="Arial" w:cs="Arial"/>
          <w:color w:val="454545"/>
          <w:sz w:val="21"/>
          <w:szCs w:val="21"/>
        </w:rPr>
        <w:t>XPath 1.0</w:t>
      </w:r>
      <w:r w:rsidRPr="001947FA">
        <w:rPr>
          <w:rFonts w:ascii="微软雅黑" w:eastAsia="微软雅黑" w:hAnsi="微软雅黑" w:cs="微软雅黑" w:hint="eastAsia"/>
          <w:color w:val="454545"/>
          <w:sz w:val="21"/>
          <w:szCs w:val="21"/>
        </w:rPr>
        <w:t>。请查阅</w:t>
      </w:r>
      <w:hyperlink r:id="rId12" w:tgtFrame="_blank" w:history="1">
        <w:r w:rsidRPr="001947FA">
          <w:rPr>
            <w:rFonts w:ascii="Arial" w:eastAsia="Times New Roman" w:hAnsi="Arial" w:cs="Arial"/>
            <w:color w:val="CA491D"/>
            <w:sz w:val="21"/>
            <w:szCs w:val="21"/>
            <w:u w:val="single"/>
          </w:rPr>
          <w:t>SDK</w:t>
        </w:r>
      </w:hyperlink>
      <w:r w:rsidRPr="001947FA">
        <w:rPr>
          <w:rFonts w:ascii="微软雅黑" w:eastAsia="微软雅黑" w:hAnsi="微软雅黑" w:cs="微软雅黑" w:hint="eastAsia"/>
          <w:color w:val="454545"/>
          <w:sz w:val="21"/>
          <w:szCs w:val="21"/>
        </w:rPr>
        <w:t>以了解更详细的信息</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5"/>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不指定版本</w:t>
      </w:r>
      <w:r w:rsidRPr="001947FA">
        <w:rPr>
          <w:rFonts w:ascii="Arial" w:eastAsia="Times New Roman" w:hAnsi="Arial" w:cs="Arial"/>
          <w:b/>
          <w:bCs/>
          <w:color w:val="454545"/>
          <w:sz w:val="21"/>
          <w:szCs w:val="21"/>
        </w:rPr>
        <w:t>(version-independent)</w:t>
      </w:r>
      <w:r w:rsidRPr="001947FA">
        <w:rPr>
          <w:rFonts w:ascii="微软雅黑" w:eastAsia="微软雅黑" w:hAnsi="微软雅黑" w:cs="微软雅黑" w:hint="eastAsia"/>
          <w:b/>
          <w:bCs/>
          <w:color w:val="454545"/>
          <w:sz w:val="21"/>
          <w:szCs w:val="21"/>
        </w:rPr>
        <w:t>的</w:t>
      </w:r>
      <w:r w:rsidRPr="001947FA">
        <w:rPr>
          <w:rFonts w:ascii="Arial" w:eastAsia="Times New Roman" w:hAnsi="Arial" w:cs="Arial"/>
          <w:b/>
          <w:bCs/>
          <w:color w:val="454545"/>
          <w:sz w:val="21"/>
          <w:szCs w:val="21"/>
        </w:rPr>
        <w:t>ProgIDs</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在</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中，有关于</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不指定版本</w:t>
      </w:r>
      <w:r w:rsidRPr="001947FA">
        <w:rPr>
          <w:rFonts w:ascii="Arial" w:eastAsia="Times New Roman" w:hAnsi="Arial" w:cs="Arial"/>
          <w:color w:val="454545"/>
          <w:sz w:val="21"/>
          <w:szCs w:val="21"/>
        </w:rPr>
        <w:t>”</w:t>
      </w:r>
      <w:r w:rsidRPr="001947FA">
        <w:rPr>
          <w:rFonts w:ascii="微软雅黑" w:eastAsia="微软雅黑" w:hAnsi="微软雅黑" w:cs="微软雅黑" w:hint="eastAsia"/>
          <w:color w:val="454545"/>
          <w:sz w:val="21"/>
          <w:szCs w:val="21"/>
        </w:rPr>
        <w:t>的</w:t>
      </w:r>
      <w:r w:rsidRPr="001947FA">
        <w:rPr>
          <w:rFonts w:ascii="Arial" w:eastAsia="Times New Roman" w:hAnsi="Arial" w:cs="Arial"/>
          <w:color w:val="454545"/>
          <w:sz w:val="21"/>
          <w:szCs w:val="21"/>
        </w:rPr>
        <w:t>ProgID</w:t>
      </w:r>
      <w:r w:rsidRPr="001947FA">
        <w:rPr>
          <w:rFonts w:ascii="微软雅黑" w:eastAsia="微软雅黑" w:hAnsi="微软雅黑" w:cs="微软雅黑" w:hint="eastAsia"/>
          <w:color w:val="454545"/>
          <w:sz w:val="21"/>
          <w:szCs w:val="21"/>
        </w:rPr>
        <w:t>的问题总是让人产生混淆。不指定版本的</w:t>
      </w:r>
      <w:r w:rsidRPr="001947FA">
        <w:rPr>
          <w:rFonts w:ascii="Arial" w:eastAsia="Times New Roman" w:hAnsi="Arial" w:cs="Arial"/>
          <w:color w:val="454545"/>
          <w:sz w:val="21"/>
          <w:szCs w:val="21"/>
        </w:rPr>
        <w:t>ProgID</w:t>
      </w:r>
      <w:r w:rsidRPr="001947FA">
        <w:rPr>
          <w:rFonts w:ascii="微软雅黑" w:eastAsia="微软雅黑" w:hAnsi="微软雅黑" w:cs="微软雅黑" w:hint="eastAsia"/>
          <w:color w:val="454545"/>
          <w:sz w:val="21"/>
          <w:szCs w:val="21"/>
        </w:rPr>
        <w:t>总是绑定到</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（与许多人认为的绑定到系统中最高版本的</w:t>
      </w:r>
      <w:r w:rsidRPr="001947FA">
        <w:rPr>
          <w:rFonts w:ascii="Arial" w:eastAsia="Times New Roman" w:hAnsi="Arial" w:cs="Arial"/>
          <w:color w:val="454545"/>
          <w:sz w:val="21"/>
          <w:szCs w:val="21"/>
        </w:rPr>
        <w:t>MSXML</w:t>
      </w:r>
      <w:r w:rsidRPr="001947FA">
        <w:rPr>
          <w:rFonts w:ascii="微软雅黑" w:eastAsia="微软雅黑" w:hAnsi="微软雅黑" w:cs="微软雅黑" w:hint="eastAsia"/>
          <w:color w:val="454545"/>
          <w:sz w:val="21"/>
          <w:szCs w:val="21"/>
        </w:rPr>
        <w:t>不同）。这就意味着无论指定或不指定版本</w:t>
      </w:r>
      <w:r w:rsidRPr="001947FA">
        <w:rPr>
          <w:rFonts w:ascii="Arial" w:eastAsia="Times New Roman" w:hAnsi="Arial" w:cs="Arial"/>
          <w:color w:val="454545"/>
          <w:sz w:val="21"/>
          <w:szCs w:val="21"/>
        </w:rPr>
        <w:t>“3.0”</w:t>
      </w:r>
      <w:r w:rsidRPr="001947FA">
        <w:rPr>
          <w:rFonts w:ascii="微软雅黑" w:eastAsia="微软雅黑" w:hAnsi="微软雅黑" w:cs="微软雅黑" w:hint="eastAsia"/>
          <w:color w:val="454545"/>
          <w:sz w:val="21"/>
          <w:szCs w:val="21"/>
        </w:rPr>
        <w:t>，</w:t>
      </w:r>
      <w:r w:rsidRPr="001947FA">
        <w:rPr>
          <w:rFonts w:ascii="Arial" w:eastAsia="Times New Roman" w:hAnsi="Arial" w:cs="Arial"/>
          <w:color w:val="454545"/>
          <w:sz w:val="21"/>
          <w:szCs w:val="21"/>
        </w:rPr>
        <w:t>ProgID</w:t>
      </w:r>
      <w:r w:rsidRPr="001947FA">
        <w:rPr>
          <w:rFonts w:ascii="微软雅黑" w:eastAsia="微软雅黑" w:hAnsi="微软雅黑" w:cs="微软雅黑" w:hint="eastAsia"/>
          <w:color w:val="454545"/>
          <w:sz w:val="21"/>
          <w:szCs w:val="21"/>
        </w:rPr>
        <w:t>将返回同一个对象。比如，下面两行代码都会返回一个</w:t>
      </w:r>
      <w:r w:rsidRPr="001947FA">
        <w:rPr>
          <w:rFonts w:ascii="Arial" w:eastAsia="Times New Roman" w:hAnsi="Arial" w:cs="Arial"/>
          <w:color w:val="454545"/>
          <w:sz w:val="21"/>
          <w:szCs w:val="21"/>
        </w:rPr>
        <w:t>MSXML3 DOMDocument</w:t>
      </w:r>
      <w:r w:rsidRPr="001947FA">
        <w:rPr>
          <w:rFonts w:ascii="微软雅黑" w:eastAsia="微软雅黑" w:hAnsi="微软雅黑" w:cs="微软雅黑" w:hint="eastAsia"/>
          <w:color w:val="454545"/>
          <w:sz w:val="21"/>
          <w:szCs w:val="21"/>
        </w:rPr>
        <w:t>对象：</w:t>
      </w:r>
      <w:r w:rsidRPr="001947FA">
        <w:rPr>
          <w:rFonts w:ascii="Arial" w:eastAsia="Times New Roman" w:hAnsi="Arial" w:cs="Arial"/>
          <w:color w:val="454545"/>
          <w:sz w:val="21"/>
          <w:szCs w:val="21"/>
        </w:rPr>
        <w:br/>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454545"/>
          <w:sz w:val="21"/>
          <w:szCs w:val="21"/>
        </w:rPr>
        <w:t> xmlDOM = </w:t>
      </w:r>
      <w:r w:rsidRPr="001947FA">
        <w:rPr>
          <w:rFonts w:ascii="Courier New" w:eastAsia="Times New Roman" w:hAnsi="Courier New" w:cs="Courier New"/>
          <w:color w:val="0000FF"/>
          <w:sz w:val="21"/>
          <w:szCs w:val="21"/>
        </w:rPr>
        <w:t>new</w:t>
      </w:r>
      <w:r w:rsidRPr="001947FA">
        <w:rPr>
          <w:rFonts w:ascii="Courier New" w:eastAsia="Times New Roman" w:hAnsi="Courier New" w:cs="Courier New"/>
          <w:color w:val="454545"/>
          <w:sz w:val="21"/>
          <w:szCs w:val="21"/>
        </w:rPr>
        <w:t> ActiveXObject(</w:t>
      </w:r>
      <w:r w:rsidRPr="001947FA">
        <w:rPr>
          <w:rFonts w:ascii="Courier New" w:eastAsia="Times New Roman" w:hAnsi="Courier New" w:cs="Courier New"/>
          <w:color w:val="800000"/>
          <w:sz w:val="21"/>
          <w:szCs w:val="21"/>
        </w:rPr>
        <w:t>'Msxml2.DOMDocument.3.0'</w:t>
      </w:r>
      <w:r w:rsidRPr="001947FA">
        <w:rPr>
          <w:rFonts w:ascii="Courier New" w:eastAsia="Times New Roman" w:hAnsi="Courier New" w:cs="Courier New"/>
          <w:color w:val="454545"/>
          <w:sz w:val="21"/>
          <w:szCs w:val="21"/>
        </w:rPr>
        <w:t>);</w:t>
      </w:r>
      <w:r w:rsidRPr="001947FA">
        <w:rPr>
          <w:rFonts w:ascii="Arial" w:eastAsia="Times New Roman" w:hAnsi="Arial" w:cs="Arial"/>
          <w:color w:val="454545"/>
          <w:sz w:val="21"/>
          <w:szCs w:val="21"/>
        </w:rPr>
        <w:br/>
      </w:r>
      <w:r w:rsidRPr="001947FA">
        <w:rPr>
          <w:rFonts w:ascii="微软雅黑" w:eastAsia="微软雅黑" w:hAnsi="微软雅黑" w:cs="微软雅黑" w:hint="eastAsia"/>
          <w:color w:val="454545"/>
          <w:sz w:val="21"/>
          <w:szCs w:val="21"/>
        </w:rPr>
        <w:t>和</w:t>
      </w:r>
      <w:r w:rsidRPr="001947FA">
        <w:rPr>
          <w:rFonts w:ascii="Arial" w:eastAsia="Times New Roman" w:hAnsi="Arial" w:cs="Arial"/>
          <w:color w:val="454545"/>
          <w:sz w:val="21"/>
          <w:szCs w:val="21"/>
        </w:rPr>
        <w:br/>
      </w:r>
      <w:r w:rsidRPr="001947FA">
        <w:rPr>
          <w:rFonts w:ascii="Courier New" w:eastAsia="Times New Roman" w:hAnsi="Courier New" w:cs="Courier New"/>
          <w:color w:val="0000FF"/>
          <w:sz w:val="21"/>
          <w:szCs w:val="21"/>
        </w:rPr>
        <w:t>var</w:t>
      </w:r>
      <w:r w:rsidRPr="001947FA">
        <w:rPr>
          <w:rFonts w:ascii="Courier New" w:eastAsia="Times New Roman" w:hAnsi="Courier New" w:cs="Courier New"/>
          <w:color w:val="454545"/>
          <w:sz w:val="21"/>
          <w:szCs w:val="21"/>
        </w:rPr>
        <w:t> xmlDOM = </w:t>
      </w:r>
      <w:r w:rsidRPr="001947FA">
        <w:rPr>
          <w:rFonts w:ascii="Courier New" w:eastAsia="Times New Roman" w:hAnsi="Courier New" w:cs="Courier New"/>
          <w:color w:val="0000FF"/>
          <w:sz w:val="21"/>
          <w:szCs w:val="21"/>
        </w:rPr>
        <w:t>new</w:t>
      </w:r>
      <w:r w:rsidRPr="001947FA">
        <w:rPr>
          <w:rFonts w:ascii="Courier New" w:eastAsia="Times New Roman" w:hAnsi="Courier New" w:cs="Courier New"/>
          <w:color w:val="454545"/>
          <w:sz w:val="21"/>
          <w:szCs w:val="21"/>
        </w:rPr>
        <w:t> ActiveXObject(</w:t>
      </w:r>
      <w:r w:rsidRPr="001947FA">
        <w:rPr>
          <w:rFonts w:ascii="Courier New" w:eastAsia="Times New Roman" w:hAnsi="Courier New" w:cs="Courier New"/>
          <w:color w:val="800000"/>
          <w:sz w:val="21"/>
          <w:szCs w:val="21"/>
        </w:rPr>
        <w:t>'Msxml2.DOMDocument'</w:t>
      </w:r>
      <w:r w:rsidRPr="001947FA">
        <w:rPr>
          <w:rFonts w:ascii="Courier New" w:eastAsia="Times New Roman" w:hAnsi="Courier New" w:cs="Courier New"/>
          <w:color w:val="454545"/>
          <w:sz w:val="21"/>
          <w:szCs w:val="21"/>
        </w:rPr>
        <w:t>);</w:t>
      </w:r>
    </w:p>
    <w:p w:rsidR="001947FA" w:rsidRPr="001947FA" w:rsidRDefault="001947FA" w:rsidP="001947FA">
      <w:pPr>
        <w:numPr>
          <w:ilvl w:val="0"/>
          <w:numId w:val="5"/>
        </w:numPr>
        <w:shd w:val="clear" w:color="auto" w:fill="FFFFFF"/>
        <w:spacing w:after="0" w:line="272" w:lineRule="atLeast"/>
        <w:ind w:left="600"/>
        <w:rPr>
          <w:rFonts w:ascii="Arial" w:eastAsia="Times New Roman" w:hAnsi="Arial" w:cs="Arial"/>
          <w:color w:val="454545"/>
          <w:sz w:val="24"/>
          <w:szCs w:val="24"/>
        </w:rPr>
      </w:pPr>
      <w:r w:rsidRPr="001947FA">
        <w:rPr>
          <w:rFonts w:ascii="微软雅黑" w:eastAsia="微软雅黑" w:hAnsi="微软雅黑" w:cs="微软雅黑" w:hint="eastAsia"/>
          <w:b/>
          <w:bCs/>
          <w:color w:val="454545"/>
          <w:sz w:val="21"/>
          <w:szCs w:val="21"/>
        </w:rPr>
        <w:t>较老版本的</w:t>
      </w:r>
      <w:r w:rsidRPr="001947FA">
        <w:rPr>
          <w:rFonts w:ascii="Arial" w:eastAsia="Times New Roman" w:hAnsi="Arial" w:cs="Arial"/>
          <w:b/>
          <w:bCs/>
          <w:color w:val="454545"/>
          <w:sz w:val="21"/>
          <w:szCs w:val="21"/>
        </w:rPr>
        <w:t>ProgIDs</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远离那些比</w:t>
      </w:r>
      <w:r w:rsidRPr="001947FA">
        <w:rPr>
          <w:rFonts w:ascii="Arial" w:eastAsia="Times New Roman" w:hAnsi="Arial" w:cs="Arial"/>
          <w:color w:val="454545"/>
          <w:sz w:val="21"/>
          <w:szCs w:val="21"/>
        </w:rPr>
        <w:t>3.0</w:t>
      </w:r>
      <w:r w:rsidRPr="001947FA">
        <w:rPr>
          <w:rFonts w:ascii="微软雅黑" w:eastAsia="微软雅黑" w:hAnsi="微软雅黑" w:cs="微软雅黑" w:hint="eastAsia"/>
          <w:color w:val="454545"/>
          <w:sz w:val="21"/>
          <w:szCs w:val="21"/>
        </w:rPr>
        <w:t>还低的</w:t>
      </w:r>
      <w:r w:rsidRPr="001947FA">
        <w:rPr>
          <w:rFonts w:ascii="Arial" w:eastAsia="Times New Roman" w:hAnsi="Arial" w:cs="Arial"/>
          <w:color w:val="454545"/>
          <w:sz w:val="21"/>
          <w:szCs w:val="21"/>
        </w:rPr>
        <w:t>ProgIDs</w:t>
      </w:r>
      <w:r w:rsidRPr="001947FA">
        <w:rPr>
          <w:rFonts w:ascii="微软雅黑" w:eastAsia="微软雅黑" w:hAnsi="微软雅黑" w:cs="微软雅黑" w:hint="eastAsia"/>
          <w:color w:val="454545"/>
          <w:sz w:val="21"/>
          <w:szCs w:val="21"/>
        </w:rPr>
        <w:t>的版本。在某些特定的操作系统中，仍然会带有</w:t>
      </w:r>
      <w:r w:rsidRPr="001947FA">
        <w:rPr>
          <w:rFonts w:ascii="Arial" w:eastAsia="Times New Roman" w:hAnsi="Arial" w:cs="Arial"/>
          <w:color w:val="454545"/>
          <w:sz w:val="21"/>
          <w:szCs w:val="21"/>
        </w:rPr>
        <w:t>MSXML 2.6</w:t>
      </w:r>
      <w:r w:rsidRPr="001947FA">
        <w:rPr>
          <w:rFonts w:ascii="微软雅黑" w:eastAsia="微软雅黑" w:hAnsi="微软雅黑" w:cs="微软雅黑" w:hint="eastAsia"/>
          <w:color w:val="454545"/>
          <w:sz w:val="21"/>
          <w:szCs w:val="21"/>
        </w:rPr>
        <w:t>。然而在最近的</w:t>
      </w:r>
      <w:hyperlink r:id="rId13" w:tgtFrame="_blank" w:history="1">
        <w:r w:rsidRPr="001947FA">
          <w:rPr>
            <w:rFonts w:ascii="Arial" w:eastAsia="Times New Roman" w:hAnsi="Arial" w:cs="Arial"/>
            <w:color w:val="CA491D"/>
            <w:sz w:val="21"/>
            <w:szCs w:val="21"/>
            <w:u w:val="single"/>
          </w:rPr>
          <w:t>MS06-061</w:t>
        </w:r>
        <w:r w:rsidRPr="001947FA">
          <w:rPr>
            <w:rFonts w:ascii="微软雅黑" w:eastAsia="微软雅黑" w:hAnsi="微软雅黑" w:cs="微软雅黑" w:hint="eastAsia"/>
            <w:color w:val="CA491D"/>
            <w:sz w:val="21"/>
            <w:szCs w:val="21"/>
            <w:u w:val="single"/>
          </w:rPr>
          <w:t>安全补丁</w:t>
        </w:r>
      </w:hyperlink>
      <w:r w:rsidRPr="001947FA">
        <w:rPr>
          <w:rFonts w:ascii="微软雅黑" w:eastAsia="微软雅黑" w:hAnsi="微软雅黑" w:cs="微软雅黑" w:hint="eastAsia"/>
          <w:color w:val="454545"/>
          <w:sz w:val="21"/>
          <w:szCs w:val="21"/>
        </w:rPr>
        <w:t>中，这些较古老版本的已经被禁用（</w:t>
      </w:r>
      <w:r w:rsidRPr="001947FA">
        <w:rPr>
          <w:rFonts w:ascii="Arial" w:eastAsia="Times New Roman" w:hAnsi="Arial" w:cs="Arial"/>
          <w:color w:val="454545"/>
          <w:sz w:val="21"/>
          <w:szCs w:val="21"/>
        </w:rPr>
        <w:t>kill-bitted</w:t>
      </w:r>
      <w:r w:rsidRPr="001947FA">
        <w:rPr>
          <w:rFonts w:ascii="微软雅黑" w:eastAsia="微软雅黑" w:hAnsi="微软雅黑" w:cs="微软雅黑" w:hint="eastAsia"/>
          <w:color w:val="454545"/>
          <w:sz w:val="21"/>
          <w:szCs w:val="21"/>
        </w:rPr>
        <w:t>）了</w:t>
      </w:r>
      <w:r w:rsidRPr="001947FA">
        <w:rPr>
          <w:rFonts w:ascii="微软雅黑" w:eastAsia="微软雅黑" w:hAnsi="微软雅黑" w:cs="微软雅黑"/>
          <w:color w:val="454545"/>
          <w:sz w:val="21"/>
          <w:szCs w:val="21"/>
        </w:rPr>
        <w:t>。</w:t>
      </w:r>
    </w:p>
    <w:p w:rsidR="001947FA" w:rsidRPr="001947FA" w:rsidRDefault="001947FA" w:rsidP="001947FA">
      <w:pPr>
        <w:numPr>
          <w:ilvl w:val="0"/>
          <w:numId w:val="5"/>
        </w:numPr>
        <w:shd w:val="clear" w:color="auto" w:fill="FFFFFF"/>
        <w:spacing w:after="0" w:line="272" w:lineRule="atLeast"/>
        <w:ind w:left="600"/>
        <w:rPr>
          <w:rFonts w:ascii="Arial" w:eastAsia="Times New Roman" w:hAnsi="Arial" w:cs="Arial"/>
          <w:color w:val="454545"/>
          <w:sz w:val="24"/>
          <w:szCs w:val="24"/>
        </w:rPr>
      </w:pPr>
      <w:r w:rsidRPr="001947FA">
        <w:rPr>
          <w:rFonts w:ascii="Arial" w:eastAsia="Times New Roman" w:hAnsi="Arial" w:cs="Arial"/>
          <w:b/>
          <w:bCs/>
          <w:color w:val="454545"/>
          <w:sz w:val="21"/>
          <w:szCs w:val="21"/>
        </w:rPr>
        <w:t>MSXML2 vs. Microsoft</w:t>
      </w:r>
      <w:r w:rsidRPr="001947FA">
        <w:rPr>
          <w:rFonts w:ascii="微软雅黑" w:eastAsia="微软雅黑" w:hAnsi="微软雅黑" w:cs="微软雅黑" w:hint="eastAsia"/>
          <w:b/>
          <w:bCs/>
          <w:color w:val="454545"/>
          <w:sz w:val="21"/>
          <w:szCs w:val="21"/>
        </w:rPr>
        <w:t>命名空间</w:t>
      </w:r>
      <w:r w:rsidRPr="001947FA">
        <w:rPr>
          <w:rFonts w:ascii="Arial" w:eastAsia="Times New Roman" w:hAnsi="Arial" w:cs="Arial"/>
          <w:b/>
          <w:bCs/>
          <w:color w:val="454545"/>
          <w:sz w:val="21"/>
          <w:szCs w:val="21"/>
        </w:rPr>
        <w:br/>
      </w:r>
      <w:r w:rsidRPr="001947FA">
        <w:rPr>
          <w:rFonts w:ascii="微软雅黑" w:eastAsia="微软雅黑" w:hAnsi="微软雅黑" w:cs="微软雅黑" w:hint="eastAsia"/>
          <w:color w:val="454545"/>
          <w:sz w:val="21"/>
          <w:szCs w:val="21"/>
        </w:rPr>
        <w:t>我见到过许多代码把</w:t>
      </w:r>
      <w:r w:rsidRPr="001947FA">
        <w:rPr>
          <w:rFonts w:ascii="Arial" w:eastAsia="Times New Roman" w:hAnsi="Arial" w:cs="Arial"/>
          <w:color w:val="454545"/>
          <w:sz w:val="21"/>
          <w:szCs w:val="21"/>
        </w:rPr>
        <w:t>ActiveX</w:t>
      </w:r>
      <w:r w:rsidRPr="001947FA">
        <w:rPr>
          <w:rFonts w:ascii="微软雅黑" w:eastAsia="微软雅黑" w:hAnsi="微软雅黑" w:cs="微软雅黑" w:hint="eastAsia"/>
          <w:color w:val="454545"/>
          <w:sz w:val="21"/>
          <w:szCs w:val="21"/>
        </w:rPr>
        <w:t>对象</w:t>
      </w:r>
      <w:r w:rsidRPr="001947FA">
        <w:rPr>
          <w:rFonts w:ascii="Arial" w:eastAsia="Times New Roman" w:hAnsi="Arial" w:cs="Arial"/>
          <w:color w:val="454545"/>
          <w:sz w:val="21"/>
          <w:szCs w:val="21"/>
        </w:rPr>
        <w:t>Microsoft.XMLHTTP</w:t>
      </w:r>
      <w:r w:rsidRPr="001947FA">
        <w:rPr>
          <w:rFonts w:ascii="微软雅黑" w:eastAsia="微软雅黑" w:hAnsi="微软雅黑" w:cs="微软雅黑" w:hint="eastAsia"/>
          <w:color w:val="454545"/>
          <w:sz w:val="21"/>
          <w:szCs w:val="21"/>
        </w:rPr>
        <w:t>实例化，而不是</w:t>
      </w:r>
      <w:r w:rsidRPr="001947FA">
        <w:rPr>
          <w:rFonts w:ascii="Arial" w:eastAsia="Times New Roman" w:hAnsi="Arial" w:cs="Arial"/>
          <w:color w:val="454545"/>
          <w:sz w:val="21"/>
          <w:szCs w:val="21"/>
        </w:rPr>
        <w:t>MSXML2.XMLHTTP.3.0</w:t>
      </w:r>
      <w:r w:rsidRPr="001947FA">
        <w:rPr>
          <w:rFonts w:ascii="微软雅黑" w:eastAsia="微软雅黑" w:hAnsi="微软雅黑" w:cs="微软雅黑" w:hint="eastAsia"/>
          <w:color w:val="454545"/>
          <w:sz w:val="21"/>
          <w:szCs w:val="21"/>
        </w:rPr>
        <w:t>或</w:t>
      </w:r>
      <w:r w:rsidRPr="001947FA">
        <w:rPr>
          <w:rFonts w:ascii="Arial" w:eastAsia="Times New Roman" w:hAnsi="Arial" w:cs="Arial"/>
          <w:color w:val="454545"/>
          <w:sz w:val="21"/>
          <w:szCs w:val="21"/>
        </w:rPr>
        <w:t>MSXML2.XMLHTTP.6.0</w:t>
      </w:r>
      <w:r w:rsidRPr="001947FA">
        <w:rPr>
          <w:rFonts w:ascii="微软雅黑" w:eastAsia="微软雅黑" w:hAnsi="微软雅黑" w:cs="微软雅黑" w:hint="eastAsia"/>
          <w:color w:val="454545"/>
          <w:sz w:val="21"/>
          <w:szCs w:val="21"/>
        </w:rPr>
        <w:t>（如果使用</w:t>
      </w:r>
      <w:r w:rsidRPr="001947FA">
        <w:rPr>
          <w:rFonts w:ascii="Arial" w:eastAsia="Times New Roman" w:hAnsi="Arial" w:cs="Arial"/>
          <w:color w:val="454545"/>
          <w:sz w:val="21"/>
          <w:szCs w:val="21"/>
        </w:rPr>
        <w:t>6.0</w:t>
      </w:r>
      <w:r w:rsidRPr="001947FA">
        <w:rPr>
          <w:rFonts w:ascii="微软雅黑" w:eastAsia="微软雅黑" w:hAnsi="微软雅黑" w:cs="微软雅黑" w:hint="eastAsia"/>
          <w:color w:val="454545"/>
          <w:sz w:val="21"/>
          <w:szCs w:val="21"/>
        </w:rPr>
        <w:t>）。</w:t>
      </w:r>
      <w:r w:rsidRPr="001947FA">
        <w:rPr>
          <w:rFonts w:ascii="Arial" w:eastAsia="Times New Roman" w:hAnsi="Arial" w:cs="Arial"/>
          <w:color w:val="454545"/>
          <w:sz w:val="21"/>
          <w:szCs w:val="21"/>
        </w:rPr>
        <w:t>Microsoft</w:t>
      </w:r>
      <w:r w:rsidRPr="001947FA">
        <w:rPr>
          <w:rFonts w:ascii="微软雅黑" w:eastAsia="微软雅黑" w:hAnsi="微软雅黑" w:cs="微软雅黑" w:hint="eastAsia"/>
          <w:color w:val="454545"/>
          <w:sz w:val="21"/>
          <w:szCs w:val="21"/>
        </w:rPr>
        <w:t>命名空间事实上已经过时了，而且它是用</w:t>
      </w:r>
      <w:r w:rsidRPr="001947FA">
        <w:rPr>
          <w:rFonts w:ascii="Arial" w:eastAsia="Times New Roman" w:hAnsi="Arial" w:cs="Arial"/>
          <w:color w:val="454545"/>
          <w:sz w:val="21"/>
          <w:szCs w:val="21"/>
        </w:rPr>
        <w:t>MSXML3</w:t>
      </w:r>
      <w:r w:rsidRPr="001947FA">
        <w:rPr>
          <w:rFonts w:ascii="微软雅黑" w:eastAsia="微软雅黑" w:hAnsi="微软雅黑" w:cs="微软雅黑" w:hint="eastAsia"/>
          <w:color w:val="454545"/>
          <w:sz w:val="21"/>
          <w:szCs w:val="21"/>
        </w:rPr>
        <w:t>实现的，仅仅是为了支持旧版的应用程</w:t>
      </w:r>
      <w:r w:rsidRPr="001947FA">
        <w:rPr>
          <w:rFonts w:ascii="微软雅黑" w:eastAsia="微软雅黑" w:hAnsi="微软雅黑" w:cs="微软雅黑" w:hint="eastAsia"/>
          <w:color w:val="454545"/>
          <w:sz w:val="21"/>
          <w:szCs w:val="21"/>
        </w:rPr>
        <w:lastRenderedPageBreak/>
        <w:t>序。不幸的是，我们对老版本支持使用了一个好听的名字（</w:t>
      </w:r>
      <w:r w:rsidRPr="001947FA">
        <w:rPr>
          <w:rFonts w:ascii="Arial" w:eastAsia="Times New Roman" w:hAnsi="Arial" w:cs="Arial"/>
          <w:color w:val="454545"/>
          <w:sz w:val="21"/>
          <w:szCs w:val="21"/>
        </w:rPr>
        <w:t>Microsoft</w:t>
      </w:r>
      <w:r w:rsidRPr="001947FA">
        <w:rPr>
          <w:rFonts w:ascii="微软雅黑" w:eastAsia="微软雅黑" w:hAnsi="微软雅黑" w:cs="微软雅黑" w:hint="eastAsia"/>
          <w:color w:val="454545"/>
          <w:sz w:val="21"/>
          <w:szCs w:val="21"/>
        </w:rPr>
        <w:t>）。但请在实例化对象的时候坚持使用</w:t>
      </w:r>
      <w:r w:rsidRPr="001947FA">
        <w:rPr>
          <w:rFonts w:ascii="Arial" w:eastAsia="Times New Roman" w:hAnsi="Arial" w:cs="Arial"/>
          <w:color w:val="454545"/>
          <w:sz w:val="21"/>
          <w:szCs w:val="21"/>
        </w:rPr>
        <w:t>MSXML2</w:t>
      </w:r>
      <w:r w:rsidRPr="001947FA">
        <w:rPr>
          <w:rFonts w:ascii="微软雅黑" w:eastAsia="微软雅黑" w:hAnsi="微软雅黑" w:cs="微软雅黑" w:hint="eastAsia"/>
          <w:color w:val="454545"/>
          <w:sz w:val="21"/>
          <w:szCs w:val="21"/>
        </w:rPr>
        <w:t>命名空间</w:t>
      </w:r>
      <w:r w:rsidRPr="001947FA">
        <w:rPr>
          <w:rFonts w:ascii="微软雅黑" w:eastAsia="微软雅黑" w:hAnsi="微软雅黑" w:cs="微软雅黑"/>
          <w:color w:val="454545"/>
          <w:sz w:val="21"/>
          <w:szCs w:val="21"/>
        </w:rPr>
        <w:t>。</w:t>
      </w:r>
    </w:p>
    <w:p w:rsidR="001947FA" w:rsidRPr="001947FA" w:rsidRDefault="001947FA" w:rsidP="001947FA">
      <w:pPr>
        <w:shd w:val="clear" w:color="auto" w:fill="FFFFFF"/>
        <w:spacing w:after="0" w:line="272" w:lineRule="atLeast"/>
        <w:rPr>
          <w:rFonts w:ascii="Arial" w:eastAsia="Times New Roman" w:hAnsi="Arial" w:cs="Arial"/>
          <w:color w:val="454545"/>
          <w:sz w:val="24"/>
          <w:szCs w:val="24"/>
        </w:rPr>
      </w:pPr>
      <w:r w:rsidRPr="001947FA">
        <w:rPr>
          <w:rFonts w:ascii="微软雅黑" w:eastAsia="微软雅黑" w:hAnsi="微软雅黑" w:cs="微软雅黑" w:hint="eastAsia"/>
          <w:color w:val="454545"/>
          <w:sz w:val="21"/>
          <w:szCs w:val="21"/>
        </w:rPr>
        <w:t>一如往常，如果你有任何的问题、建议或想法，欢迎在这里发表或是直接给我发</w:t>
      </w:r>
      <w:r w:rsidRPr="001947FA">
        <w:rPr>
          <w:rFonts w:ascii="Arial" w:eastAsia="Times New Roman" w:hAnsi="Arial" w:cs="Arial"/>
          <w:color w:val="454545"/>
          <w:sz w:val="21"/>
          <w:szCs w:val="21"/>
        </w:rPr>
        <w:t>email</w:t>
      </w:r>
      <w:r w:rsidRPr="001947FA">
        <w:rPr>
          <w:rFonts w:ascii="微软雅黑" w:eastAsia="微软雅黑" w:hAnsi="微软雅黑" w:cs="微软雅黑" w:hint="eastAsia"/>
          <w:color w:val="454545"/>
          <w:sz w:val="21"/>
          <w:szCs w:val="21"/>
        </w:rPr>
        <w:t>。我将会非常乐意看到这些反馈信息</w:t>
      </w:r>
      <w:r w:rsidRPr="001947FA">
        <w:rPr>
          <w:rFonts w:ascii="微软雅黑" w:eastAsia="微软雅黑" w:hAnsi="微软雅黑" w:cs="微软雅黑"/>
          <w:color w:val="454545"/>
          <w:sz w:val="21"/>
          <w:szCs w:val="21"/>
        </w:rPr>
        <w:t>。</w:t>
      </w:r>
    </w:p>
    <w:p w:rsidR="00B42DD7" w:rsidRDefault="00B42DD7">
      <w:bookmarkStart w:id="2" w:name="_GoBack"/>
      <w:bookmarkEnd w:id="2"/>
    </w:p>
    <w:sectPr w:rsidR="00B42DD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3127D"/>
    <w:multiLevelType w:val="multilevel"/>
    <w:tmpl w:val="D78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60176A"/>
    <w:multiLevelType w:val="multilevel"/>
    <w:tmpl w:val="F63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2A6A96"/>
    <w:multiLevelType w:val="multilevel"/>
    <w:tmpl w:val="7EC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32290B"/>
    <w:multiLevelType w:val="multilevel"/>
    <w:tmpl w:val="6C3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312E80"/>
    <w:multiLevelType w:val="multilevel"/>
    <w:tmpl w:val="202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915"/>
    <w:rsid w:val="000E148E"/>
    <w:rsid w:val="001947FA"/>
    <w:rsid w:val="00B11EA3"/>
    <w:rsid w:val="00B42DD7"/>
    <w:rsid w:val="00B80915"/>
    <w:rsid w:val="00DA5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08AD3-B60B-4759-B5D6-D59B12EB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47F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
    <w:name w:val="code"/>
    <w:basedOn w:val="Normal"/>
    <w:rsid w:val="001947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47FA"/>
    <w:rPr>
      <w:b/>
      <w:bCs/>
    </w:rPr>
  </w:style>
  <w:style w:type="character" w:styleId="Hyperlink">
    <w:name w:val="Hyperlink"/>
    <w:basedOn w:val="DefaultParagraphFont"/>
    <w:uiPriority w:val="99"/>
    <w:semiHidden/>
    <w:unhideWhenUsed/>
    <w:rsid w:val="001947FA"/>
    <w:rPr>
      <w:color w:val="0000FF"/>
      <w:u w:val="single"/>
    </w:rPr>
  </w:style>
  <w:style w:type="character" w:styleId="Emphasis">
    <w:name w:val="Emphasis"/>
    <w:basedOn w:val="DefaultParagraphFont"/>
    <w:uiPriority w:val="20"/>
    <w:qFormat/>
    <w:rsid w:val="001947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518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library/default.asp?url=/library/en-us/xmlsdk/html/1d712a47-64a8-4f76-b84c-36c7fcd8361e.asp" TargetMode="External"/><Relationship Id="rId13" Type="http://schemas.openxmlformats.org/officeDocument/2006/relationships/hyperlink" Target="http://www.microsoft.com/technet/security/bulletin/ms06-061.mspx" TargetMode="External"/><Relationship Id="rId3" Type="http://schemas.openxmlformats.org/officeDocument/2006/relationships/settings" Target="settings.xml"/><Relationship Id="rId7" Type="http://schemas.openxmlformats.org/officeDocument/2006/relationships/hyperlink" Target="http://windowssdk.msdn.microsoft.com/en-gb/library/ms764622.aspx" TargetMode="External"/><Relationship Id="rId12" Type="http://schemas.openxmlformats.org/officeDocument/2006/relationships/hyperlink" Target="http://msdn.microsoft.com/library/default.asp?url=/library/en-us/xmlsdk/html/7854c9c3-8338-4095-b6e7-3293de636aad.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s.msdn.com/ie/archive/2006/10/18/ssl-tls-amp-a-little-activex-how-ie7-strikes-a-balance-between-security-and-compatibility.aspx" TargetMode="External"/><Relationship Id="rId11" Type="http://schemas.openxmlformats.org/officeDocument/2006/relationships/hyperlink" Target="http://msdn.microsoft.com/library/default.asp?url=/library/en-us/xmlsdk/html/cb34f1f0-c235-4d6c-8fc0-1c337dadb56f.asp" TargetMode="External"/><Relationship Id="rId5" Type="http://schemas.openxmlformats.org/officeDocument/2006/relationships/hyperlink" Target="http://www.microsoft.com/downloads/details.aspx?FamilyID=993C0BCF-3BCF-4009-BE21-27E85E1857B1&amp;displaylang=en" TargetMode="External"/><Relationship Id="rId15" Type="http://schemas.openxmlformats.org/officeDocument/2006/relationships/theme" Target="theme/theme1.xml"/><Relationship Id="rId10" Type="http://schemas.openxmlformats.org/officeDocument/2006/relationships/hyperlink" Target="http://www.microsoft.com/downloads/details.aspx?familyid=0856EACB-4362-4B0D-8EDD-AAB15C5E04F5&amp;displaylang=en" TargetMode="External"/><Relationship Id="rId4" Type="http://schemas.openxmlformats.org/officeDocument/2006/relationships/webSettings" Target="webSettings.xml"/><Relationship Id="rId9" Type="http://schemas.openxmlformats.org/officeDocument/2006/relationships/hyperlink" Target="http://www.w3.org/XML/Schema.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 Jinfang</dc:creator>
  <cp:keywords/>
  <dc:description/>
  <cp:lastModifiedBy>Ruan, Jinfang</cp:lastModifiedBy>
  <cp:revision>2</cp:revision>
  <dcterms:created xsi:type="dcterms:W3CDTF">2017-11-22T08:12:00Z</dcterms:created>
  <dcterms:modified xsi:type="dcterms:W3CDTF">2017-11-22T08:12:00Z</dcterms:modified>
</cp:coreProperties>
</file>